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99415774"/>
        <w:docPartObj>
          <w:docPartGallery w:val="Cover Pages"/>
          <w:docPartUnique/>
        </w:docPartObj>
      </w:sdtPr>
      <w:sdtContent>
        <w:p w14:paraId="282BB6C4" w14:textId="48B54BA0" w:rsidR="00FC5AAA" w:rsidRDefault="00FC5AAA" w:rsidP="000772C4">
          <w:pPr>
            <w:tabs>
              <w:tab w:val="left" w:pos="709"/>
              <w:tab w:val="left" w:pos="1701"/>
              <w:tab w:val="left" w:pos="2835"/>
            </w:tabs>
            <w:spacing w:after="160" w:line="278" w:lineRule="auto"/>
          </w:pPr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81792" behindDoc="0" locked="0" layoutInCell="1" allowOverlap="1" wp14:anchorId="0BBA9933" wp14:editId="5BC5E74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uppe 11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hteck 33"/>
                            <wps:cNvSpPr/>
                            <wps:spPr>
                              <a:xfrm>
                                <a:off x="1" y="0"/>
                                <a:ext cx="6665596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DE8052" w14:textId="7616275A" w:rsidR="00FC5AAA" w:rsidRPr="00180DBF" w:rsidRDefault="00FC5AAA">
                                  <w:pPr>
                                    <w:pStyle w:val="KeinLeerraum"/>
                                    <w:rPr>
                                      <w:rFonts w:asciiTheme="majorHAnsi" w:eastAsiaTheme="majorEastAsia" w:hAnsiTheme="majorHAnsi" w:cstheme="majorBidi"/>
                                      <w:color w:val="BAB618"/>
                                      <w:sz w:val="84"/>
                                      <w:szCs w:val="84"/>
                                    </w:rPr>
                                  </w:pPr>
                                  <w:r w:rsidRPr="00180DBF">
                                    <w:rPr>
                                      <w:rFonts w:asciiTheme="majorHAnsi" w:eastAsiaTheme="majorEastAsia" w:hAnsiTheme="majorHAnsi" w:cstheme="majorBidi"/>
                                      <w:color w:val="BAB618"/>
                                      <w:sz w:val="84"/>
                                      <w:szCs w:val="84"/>
                                    </w:rPr>
                                    <w:t xml:space="preserve">PROMPT ENGINEERING </w:t>
                                  </w:r>
                                  <w:r w:rsidR="00180DBF">
                                    <w:rPr>
                                      <w:rFonts w:asciiTheme="majorHAnsi" w:eastAsiaTheme="majorEastAsia" w:hAnsiTheme="majorHAnsi" w:cstheme="majorBidi"/>
                                      <w:color w:val="BAB618"/>
                                      <w:sz w:val="84"/>
                                      <w:szCs w:val="84"/>
                                    </w:rPr>
                                    <w:t xml:space="preserve">BIBLIOTHEK </w:t>
                                  </w:r>
                                  <w:r w:rsidRPr="00180DBF">
                                    <w:rPr>
                                      <w:rFonts w:asciiTheme="majorHAnsi" w:eastAsiaTheme="majorEastAsia" w:hAnsiTheme="majorHAnsi" w:cstheme="majorBidi"/>
                                      <w:color w:val="BAB618"/>
                                      <w:sz w:val="84"/>
                                      <w:szCs w:val="84"/>
                                    </w:rPr>
                                    <w:t xml:space="preserve">GUIDE </w:t>
                                  </w:r>
                                </w:p>
                                <w:p w14:paraId="648D826B" w14:textId="7837A3FC" w:rsidR="00FC5AAA" w:rsidRDefault="00FC5AAA" w:rsidP="00FC5AAA">
                                  <w:pPr>
                                    <w:pStyle w:val="KeinLeerraum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FC5AAA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100 KI-Prompts für Führung, Automatisierung und Business-Wachstum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hteck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feld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CA2919D" w14:textId="7AF9486E" w:rsidR="00FC5AAA" w:rsidRDefault="00FC5AAA">
                                      <w:pPr>
                                        <w:pStyle w:val="KeinLeerraum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Tino Schneider</w:t>
                                      </w:r>
                                    </w:p>
                                  </w:sdtContent>
                                </w:sdt>
                                <w:p w14:paraId="73B8F359" w14:textId="0CAD8456" w:rsidR="00FC5AAA" w:rsidRDefault="00000000">
                                  <w:pPr>
                                    <w:pStyle w:val="KeinLeerraum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Firm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C5AAA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Nurovelle</w:t>
                                      </w:r>
                                    </w:sdtContent>
                                  </w:sdt>
                                  <w:r w:rsidR="00FC5AAA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resse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C5AAA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info@nurovelle.de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BBA9933" id="Gruppe 11" o:spid="_x0000_s1026" alt="&quot;&quot;" style="position:absolute;margin-left:0;margin-top:0;width:540pt;height:10in;z-index:251681792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">
                    <v:rect id="Rechteck 33" o:spid="_x0000_s1027" style="position:absolute;width:66655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p w14:paraId="68DE8052" w14:textId="7616275A" w:rsidR="00FC5AAA" w:rsidRPr="00180DBF" w:rsidRDefault="00FC5AAA">
                            <w:pPr>
                              <w:pStyle w:val="KeinLeerraum"/>
                              <w:rPr>
                                <w:rFonts w:asciiTheme="majorHAnsi" w:eastAsiaTheme="majorEastAsia" w:hAnsiTheme="majorHAnsi" w:cstheme="majorBidi"/>
                                <w:color w:val="BAB618"/>
                                <w:sz w:val="84"/>
                                <w:szCs w:val="84"/>
                              </w:rPr>
                            </w:pPr>
                            <w:r w:rsidRPr="00180DBF">
                              <w:rPr>
                                <w:rFonts w:asciiTheme="majorHAnsi" w:eastAsiaTheme="majorEastAsia" w:hAnsiTheme="majorHAnsi" w:cstheme="majorBidi"/>
                                <w:color w:val="BAB618"/>
                                <w:sz w:val="84"/>
                                <w:szCs w:val="84"/>
                              </w:rPr>
                              <w:t xml:space="preserve">PROMPT ENGINEERING </w:t>
                            </w:r>
                            <w:r w:rsidR="00180DBF">
                              <w:rPr>
                                <w:rFonts w:asciiTheme="majorHAnsi" w:eastAsiaTheme="majorEastAsia" w:hAnsiTheme="majorHAnsi" w:cstheme="majorBidi"/>
                                <w:color w:val="BAB618"/>
                                <w:sz w:val="84"/>
                                <w:szCs w:val="84"/>
                              </w:rPr>
                              <w:t xml:space="preserve">BIBLIOTHEK </w:t>
                            </w:r>
                            <w:r w:rsidRPr="00180DBF">
                              <w:rPr>
                                <w:rFonts w:asciiTheme="majorHAnsi" w:eastAsiaTheme="majorEastAsia" w:hAnsiTheme="majorHAnsi" w:cstheme="majorBidi"/>
                                <w:color w:val="BAB618"/>
                                <w:sz w:val="84"/>
                                <w:szCs w:val="84"/>
                              </w:rPr>
                              <w:t xml:space="preserve">GUIDE </w:t>
                            </w:r>
                          </w:p>
                          <w:p w14:paraId="648D826B" w14:textId="7837A3FC" w:rsidR="00FC5AAA" w:rsidRDefault="00FC5AAA" w:rsidP="00FC5AAA">
                            <w:pPr>
                              <w:pStyle w:val="KeinLeerraum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C5AAA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100 KI-Prompts für Führung, Automatisierung und Business-Wachstum</w:t>
                            </w:r>
                          </w:p>
                        </w:txbxContent>
                      </v:textbox>
                    </v:rect>
                    <v:rect id="Rechteck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CA2919D" w14:textId="7AF9486E" w:rsidR="00FC5AAA" w:rsidRDefault="00FC5AAA">
                                <w:pPr>
                                  <w:pStyle w:val="KeinLeerraum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Tino Schneider</w:t>
                                </w:r>
                              </w:p>
                            </w:sdtContent>
                          </w:sdt>
                          <w:p w14:paraId="73B8F359" w14:textId="0CAD8456" w:rsidR="00FC5AAA" w:rsidRDefault="00000000">
                            <w:pPr>
                              <w:pStyle w:val="KeinLeerraum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Firm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C5AAA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Nurovelle</w:t>
                                </w:r>
                              </w:sdtContent>
                            </w:sdt>
                            <w:r w:rsidR="00FC5AAA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resse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C5AAA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info@nurovelle.de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C7CF2E1" w14:textId="3BC171C5" w:rsidR="00874956" w:rsidRDefault="00874956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Style w:val="Buchtitel"/>
        </w:rPr>
      </w:pPr>
      <w:r w:rsidRPr="00874956">
        <w:rPr>
          <w:rStyle w:val="Buchtitel"/>
        </w:rPr>
        <w:lastRenderedPageBreak/>
        <w:t>INHALTSVERZEICHNIS</w:t>
      </w:r>
    </w:p>
    <w:p w14:paraId="39E04591" w14:textId="632504DA" w:rsidR="001F3538" w:rsidRPr="00DD4640" w:rsidRDefault="001F3538" w:rsidP="00DD4640">
      <w:pPr>
        <w:pStyle w:val="xflie"/>
      </w:pPr>
      <w:r w:rsidRPr="00DD4640">
        <w:t>Einleitung</w:t>
      </w:r>
      <w:r w:rsidRPr="00DD4640">
        <w:br/>
        <w:t xml:space="preserve">  1. Kapitel 1 – Systemlogik</w:t>
      </w:r>
      <w:r w:rsidRPr="00DD4640">
        <w:br/>
        <w:t xml:space="preserve">  2. Kapitel 2 – 6-Baustein-Modell</w:t>
      </w:r>
      <w:r w:rsidRPr="00DD4640">
        <w:br/>
        <w:t xml:space="preserve">  3. Kapitel 3 – Rollen, Kontext und Zielvorgaben</w:t>
      </w:r>
      <w:r w:rsidRPr="00DD4640">
        <w:br/>
        <w:t xml:space="preserve">  4. Kapitel 4 – Prompts systematisch optimieren</w:t>
      </w:r>
      <w:r w:rsidRPr="00DD4640">
        <w:br/>
        <w:t xml:space="preserve">  5. Kapitel 5 – Die häufigsten Fehler im Prompt Engineering</w:t>
      </w:r>
      <w:r w:rsidRPr="00DD4640">
        <w:br/>
        <w:t xml:space="preserve">  6. Kapitel 6 – Fortgeschrittene Prompt-Techniken</w:t>
      </w:r>
      <w:r w:rsidRPr="00DD4640">
        <w:br/>
        <w:t xml:space="preserve">  7. Kapitel 7 – Prompt-Bibliotheken &amp; Standardisierung</w:t>
      </w:r>
      <w:r w:rsidRPr="00DD4640">
        <w:br/>
        <w:t xml:space="preserve">  8. Kapitel 8 – Unternehmensintegration</w:t>
      </w:r>
      <w:r w:rsidRPr="00DD4640">
        <w:br/>
        <w:t xml:space="preserve">  9. Kapitel 9 – Schnellstart</w:t>
      </w:r>
      <w:r w:rsidRPr="00DD4640">
        <w:br/>
        <w:t>10. Kapitel 10 – Prompt-Bibliothek</w:t>
      </w:r>
      <w:r w:rsidRPr="00DD4640">
        <w:br/>
      </w:r>
      <w:r w:rsidRPr="00DD4640">
        <w:br/>
        <w:t xml:space="preserve">  10.1 Kategorie 1 – Führung &amp; Entscheidungen</w:t>
      </w:r>
      <w:r w:rsidRPr="00DD4640">
        <w:br/>
        <w:t xml:space="preserve">  10.2 Kategorie 2 – Finanzen, Controlling &amp; KPI</w:t>
      </w:r>
      <w:r w:rsidRPr="00DD4640">
        <w:br/>
        <w:t xml:space="preserve">  10.3 Kategorie 3 – Termine &amp; E-Mail-Kommunikation</w:t>
      </w:r>
      <w:r w:rsidRPr="00DD4640">
        <w:br/>
        <w:t xml:space="preserve">  10.4 Kategorie 4 – Projektmanagement, Eskalation &amp; Marketingsteuerung</w:t>
      </w:r>
      <w:r w:rsidRPr="00DD4640">
        <w:br/>
        <w:t xml:space="preserve">  10.5 Kategorie 5 – Personal, Teams &amp; Mitarbeiterführung</w:t>
      </w:r>
      <w:r w:rsidRPr="00DD4640">
        <w:br/>
        <w:t xml:space="preserve">  10.6 Kategorie 6 – Vertrieb, Kundengewinnung &amp; Angebotswesen</w:t>
      </w:r>
      <w:r w:rsidRPr="00DD4640">
        <w:br/>
        <w:t xml:space="preserve">  10.7 Kategorie 7 – </w:t>
      </w:r>
      <w:proofErr w:type="spellStart"/>
      <w:r w:rsidRPr="00DD4640">
        <w:t>Social</w:t>
      </w:r>
      <w:proofErr w:type="spellEnd"/>
      <w:r w:rsidRPr="00DD4640">
        <w:t xml:space="preserve"> Media, Content &amp; Sichtbarkeit</w:t>
      </w:r>
      <w:r w:rsidRPr="00DD4640">
        <w:br/>
        <w:t xml:space="preserve">  10.8 Kategorie 8 – Prozessoptimierung &amp; Automatisierung</w:t>
      </w:r>
      <w:r w:rsidRPr="00DD4640">
        <w:br/>
        <w:t xml:space="preserve">  10.9 Kategorie 9 – Strategie, Innovation &amp; Geschäftsentwicklung</w:t>
      </w:r>
      <w:r w:rsidRPr="00DD4640">
        <w:br/>
        <w:t>10.10 Kategorie 10 – Analyse, Kontrolle &amp; Qualitätssicherung</w:t>
      </w:r>
    </w:p>
    <w:p w14:paraId="28C1224D" w14:textId="77777777" w:rsidR="001F3538" w:rsidRDefault="001F3538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2000C7EA" w14:textId="55549411" w:rsidR="002F3EF0" w:rsidRPr="00020FEE" w:rsidRDefault="002F3EF0" w:rsidP="00BB7D4C">
      <w:pPr>
        <w:pStyle w:val="berschrift2"/>
        <w:numPr>
          <w:ilvl w:val="0"/>
          <w:numId w:val="0"/>
        </w:numPr>
        <w:ind w:left="1284"/>
        <w:rPr>
          <w:color w:val="000000" w:themeColor="text1"/>
        </w:rPr>
      </w:pPr>
      <w:r w:rsidRPr="00020FEE">
        <w:rPr>
          <w:color w:val="000000" w:themeColor="text1"/>
        </w:rPr>
        <w:t>EINLEITUNG</w:t>
      </w:r>
    </w:p>
    <w:p w14:paraId="76EA5940" w14:textId="77777777" w:rsidR="009B5A58" w:rsidRPr="00DD4640" w:rsidRDefault="009B5A58" w:rsidP="00DD4640">
      <w:pPr>
        <w:pStyle w:val="xflie"/>
      </w:pPr>
      <w:r w:rsidRPr="00DD4640">
        <w:t>Dieser Guide ist ein praktisches Arbeitssystem zur Nutzung von KI in Unternehmensprozessen.</w:t>
      </w:r>
    </w:p>
    <w:p w14:paraId="176ED8F9" w14:textId="77777777" w:rsidR="009B5A58" w:rsidRPr="00DD4640" w:rsidRDefault="009B5A58" w:rsidP="00DD4640">
      <w:pPr>
        <w:pStyle w:val="xflie"/>
      </w:pPr>
      <w:r w:rsidRPr="00DD4640">
        <w:t>Er zeigt, wie aus einzelnen Prompts ein wiederverwendbares Steuerungsinstrument wird, das Kommunikation, Analyse und Entscheidungsprozesse standardisiert.</w:t>
      </w:r>
    </w:p>
    <w:p w14:paraId="1D1D697D" w14:textId="12869184" w:rsidR="009B5A58" w:rsidRPr="00DD4640" w:rsidRDefault="009B5A58" w:rsidP="00DD4640">
      <w:pPr>
        <w:pStyle w:val="xflie"/>
      </w:pPr>
      <w:r w:rsidRPr="00DD4640">
        <w:t>Im Mittelpunkt steht nicht die Nutzung von KI an sich, sondern die kontrollierte Erzeugung konsistenter Ergebnisse in geschäftlichen Kontexten.</w:t>
      </w:r>
    </w:p>
    <w:p w14:paraId="590217E0" w14:textId="0A8E2E3D" w:rsidR="002F3EF0" w:rsidRPr="00020FEE" w:rsidRDefault="002F3EF0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color w:val="000000" w:themeColor="text1"/>
        </w:rPr>
      </w:pPr>
    </w:p>
    <w:p w14:paraId="18D89AB5" w14:textId="77777777" w:rsidR="00274828" w:rsidRPr="00DD4640" w:rsidRDefault="00274828" w:rsidP="00DD4640">
      <w:pPr>
        <w:pStyle w:val="xflie"/>
      </w:pPr>
    </w:p>
    <w:p w14:paraId="6C984610" w14:textId="6D7583FF" w:rsidR="003F71AC" w:rsidRPr="00020FEE" w:rsidRDefault="002F3EF0" w:rsidP="00BB7D4C">
      <w:pPr>
        <w:pStyle w:val="berschrift2"/>
        <w:numPr>
          <w:ilvl w:val="0"/>
          <w:numId w:val="0"/>
        </w:numPr>
        <w:ind w:left="1284"/>
        <w:rPr>
          <w:color w:val="000000" w:themeColor="text1"/>
        </w:rPr>
      </w:pPr>
      <w:r w:rsidRPr="00020FEE">
        <w:rPr>
          <w:color w:val="000000" w:themeColor="text1"/>
        </w:rPr>
        <w:t>ZIEL DIESES GUIDES</w:t>
      </w:r>
    </w:p>
    <w:p w14:paraId="763394FC" w14:textId="77777777" w:rsidR="002F3EF0" w:rsidRPr="00DD4640" w:rsidRDefault="002F3EF0" w:rsidP="00DD4640">
      <w:pPr>
        <w:pStyle w:val="xflie"/>
        <w:rPr>
          <w:ins w:id="0" w:author="Tino Schneider" w:date="2026-06-11T22:50:00Z" w16du:dateUtc="2026-06-11T20:50:00Z"/>
        </w:rPr>
      </w:pPr>
      <w:r w:rsidRPr="00DD4640">
        <w:t>Dieser Guide ist ein praktisches Arbeitssystem zur Nutzung von KI in Unternehmensprozessen.</w:t>
      </w:r>
    </w:p>
    <w:p w14:paraId="671C0A9C" w14:textId="77777777" w:rsidR="00306002" w:rsidRPr="00DD4640" w:rsidRDefault="00306002" w:rsidP="00DD4640">
      <w:pPr>
        <w:pStyle w:val="xflie"/>
      </w:pPr>
    </w:p>
    <w:p w14:paraId="33E77FBC" w14:textId="77777777" w:rsidR="002F3EF0" w:rsidRPr="00DD4640" w:rsidRDefault="002F3EF0" w:rsidP="00DD4640">
      <w:pPr>
        <w:pStyle w:val="xflie"/>
      </w:pPr>
      <w:r w:rsidRPr="00DD4640">
        <w:t>Er zeigt, wie aus einzelnen Prompts ein wiederverwendbares Steuerungsinstrument entsteht.</w:t>
      </w:r>
    </w:p>
    <w:p w14:paraId="54923944" w14:textId="77777777" w:rsidR="00306002" w:rsidRPr="00DD4640" w:rsidRDefault="00306002" w:rsidP="00DD4640">
      <w:pPr>
        <w:pStyle w:val="xflie"/>
        <w:rPr>
          <w:ins w:id="1" w:author="Tino Schneider" w:date="2026-06-11T22:50:00Z" w16du:dateUtc="2026-06-11T20:50:00Z"/>
        </w:rPr>
      </w:pPr>
    </w:p>
    <w:p w14:paraId="531C1042" w14:textId="155E0FD6" w:rsidR="002F3EF0" w:rsidRPr="00DD4640" w:rsidRDefault="002F3EF0" w:rsidP="00DD4640">
      <w:pPr>
        <w:pStyle w:val="xflie"/>
      </w:pPr>
      <w:r w:rsidRPr="00DD4640">
        <w:t>Er standardisiert Kommunikation, Analyse und Entscheidungsprozesse.</w:t>
      </w:r>
    </w:p>
    <w:p w14:paraId="76A8A052" w14:textId="0B909967" w:rsidR="002F3EF0" w:rsidRPr="00DD4640" w:rsidRDefault="002F3EF0" w:rsidP="00DD4640">
      <w:pPr>
        <w:pStyle w:val="xflie"/>
        <w:pPrChange w:id="2" w:author="Tino Schneider" w:date="2026-06-11T22:49:00Z" w16du:dateUtc="2026-06-11T20:49:00Z">
          <w:pPr>
            <w:tabs>
              <w:tab w:val="left" w:pos="709"/>
              <w:tab w:val="left" w:pos="1701"/>
              <w:tab w:val="left" w:pos="2835"/>
            </w:tabs>
            <w:spacing w:after="160" w:line="278" w:lineRule="auto"/>
          </w:pPr>
        </w:pPrChange>
      </w:pPr>
    </w:p>
    <w:p w14:paraId="22E29F5D" w14:textId="77777777" w:rsidR="00BB7D4C" w:rsidRDefault="00BB7D4C" w:rsidP="00BB7D4C">
      <w:pPr>
        <w:pStyle w:val="berschrift2"/>
        <w:numPr>
          <w:ilvl w:val="0"/>
          <w:numId w:val="0"/>
        </w:numPr>
        <w:ind w:left="1284"/>
        <w:rPr>
          <w:color w:val="000000" w:themeColor="text1"/>
        </w:rPr>
      </w:pPr>
    </w:p>
    <w:p w14:paraId="3E1B5CA8" w14:textId="44E511A4" w:rsidR="002F3EF0" w:rsidRPr="00020FEE" w:rsidRDefault="002F3EF0" w:rsidP="00BB7D4C">
      <w:pPr>
        <w:pStyle w:val="berschrift2"/>
        <w:numPr>
          <w:ilvl w:val="0"/>
          <w:numId w:val="0"/>
        </w:numPr>
        <w:ind w:left="1284"/>
        <w:rPr>
          <w:color w:val="000000" w:themeColor="text1"/>
        </w:rPr>
      </w:pPr>
      <w:r w:rsidRPr="00020FEE">
        <w:rPr>
          <w:color w:val="000000" w:themeColor="text1"/>
        </w:rPr>
        <w:t>ZIEL DES SYSTEMS</w:t>
      </w:r>
    </w:p>
    <w:p w14:paraId="3ABE5E0A" w14:textId="77777777" w:rsidR="002F3EF0" w:rsidRPr="00DD4640" w:rsidRDefault="002F3EF0" w:rsidP="00DD4640">
      <w:pPr>
        <w:pStyle w:val="xflie"/>
      </w:pPr>
      <w:r w:rsidRPr="00DD4640">
        <w:t>REDUKTION</w:t>
      </w:r>
    </w:p>
    <w:p w14:paraId="342A8AA3" w14:textId="77777777" w:rsidR="002F3EF0" w:rsidRPr="00963E9B" w:rsidRDefault="002F3EF0" w:rsidP="007003DB">
      <w:pPr>
        <w:pStyle w:val="berschrift4"/>
      </w:pPr>
      <w:r w:rsidRPr="00963E9B">
        <w:t>Der Einsatz dieses Systems reduziert:</w:t>
      </w:r>
    </w:p>
    <w:p w14:paraId="026F4A75" w14:textId="1DEEB227" w:rsidR="003F71AC" w:rsidRPr="001E7F5F" w:rsidRDefault="002F3EF0" w:rsidP="003D3557">
      <w:pPr>
        <w:pStyle w:val="bulletpoints"/>
        <w:framePr w:wrap="around"/>
      </w:pPr>
      <w:r w:rsidRPr="001E7F5F">
        <w:t>Zeitaufwand für wiederkehrende Aufgaben</w:t>
      </w:r>
    </w:p>
    <w:p w14:paraId="37F09A85" w14:textId="4B447FFC" w:rsidR="003F71AC" w:rsidRPr="001E7F5F" w:rsidRDefault="002F3EF0" w:rsidP="003D3557">
      <w:pPr>
        <w:pStyle w:val="bulletpoints"/>
        <w:framePr w:wrap="around"/>
      </w:pPr>
      <w:r w:rsidRPr="001E7F5F">
        <w:t>inkonsistente KI-Ergebnisse</w:t>
      </w:r>
    </w:p>
    <w:p w14:paraId="43B13D74" w14:textId="71C5C5DC" w:rsidR="003F71AC" w:rsidRPr="001E7F5F" w:rsidRDefault="002F3EF0" w:rsidP="003D3557">
      <w:pPr>
        <w:pStyle w:val="bulletpoints"/>
        <w:framePr w:wrap="around"/>
      </w:pPr>
      <w:r w:rsidRPr="001E7F5F">
        <w:t>Nachbearbeitung von Outputs</w:t>
      </w:r>
    </w:p>
    <w:p w14:paraId="5F15635C" w14:textId="2464A240" w:rsidR="002F3EF0" w:rsidRPr="001E7F5F" w:rsidRDefault="002F3EF0" w:rsidP="003D3557">
      <w:pPr>
        <w:pStyle w:val="bulletpoints"/>
        <w:framePr w:wrap="around"/>
      </w:pPr>
      <w:r w:rsidRPr="001E7F5F">
        <w:t>unstrukturierte Kommunikation</w:t>
      </w:r>
    </w:p>
    <w:p w14:paraId="36BDEF2D" w14:textId="77777777" w:rsidR="002F3EF0" w:rsidRPr="00DD4640" w:rsidRDefault="002F3EF0" w:rsidP="00DD4640">
      <w:pPr>
        <w:pStyle w:val="xflie"/>
      </w:pPr>
      <w:r w:rsidRPr="00DD4640">
        <w:t>VERBESSERUNG</w:t>
      </w:r>
    </w:p>
    <w:p w14:paraId="2F8D6977" w14:textId="77777777" w:rsidR="002F3EF0" w:rsidRPr="002F3EF0" w:rsidRDefault="002F3EF0" w:rsidP="007003DB">
      <w:pPr>
        <w:pStyle w:val="berschrift4"/>
      </w:pPr>
      <w:r w:rsidRPr="002F3EF0">
        <w:t>Gleichzeitig wird erhöht:</w:t>
      </w:r>
    </w:p>
    <w:p w14:paraId="14C9C3C3" w14:textId="6FFE6207" w:rsidR="003F71AC" w:rsidRPr="003F71AC" w:rsidRDefault="002F3EF0" w:rsidP="003D3557">
      <w:pPr>
        <w:pStyle w:val="bulletpoints"/>
        <w:framePr w:wrap="around"/>
      </w:pPr>
      <w:r w:rsidRPr="003F71AC">
        <w:t>Qualität der Ergebnisse</w:t>
      </w:r>
    </w:p>
    <w:p w14:paraId="757ADA94" w14:textId="0D03ABEB" w:rsidR="003F71AC" w:rsidRPr="003F71AC" w:rsidRDefault="002F3EF0" w:rsidP="003D3557">
      <w:pPr>
        <w:pStyle w:val="bulletpoints"/>
        <w:framePr w:wrap="around"/>
      </w:pPr>
      <w:r w:rsidRPr="003F71AC">
        <w:t>Geschwindigkeit von Entscheidungen</w:t>
      </w:r>
    </w:p>
    <w:p w14:paraId="462B3D8C" w14:textId="1C49064C" w:rsidR="003F71AC" w:rsidRPr="003F71AC" w:rsidRDefault="002F3EF0" w:rsidP="003D3557">
      <w:pPr>
        <w:pStyle w:val="bulletpoints"/>
        <w:framePr w:wrap="around"/>
      </w:pPr>
      <w:r w:rsidRPr="003F71AC">
        <w:t>Klarheit der Kommunikation</w:t>
      </w:r>
    </w:p>
    <w:p w14:paraId="147CA214" w14:textId="56F1FEFD" w:rsidR="002F3EF0" w:rsidRDefault="002F3EF0" w:rsidP="003D3557">
      <w:pPr>
        <w:pStyle w:val="bulletpoints"/>
        <w:framePr w:wrap="around"/>
      </w:pPr>
      <w:r w:rsidRPr="003F71AC">
        <w:t>Skalierbarkeit von Prozessen</w:t>
      </w:r>
    </w:p>
    <w:p w14:paraId="79A4B1A7" w14:textId="77777777" w:rsidR="00274828" w:rsidRPr="00963E9B" w:rsidRDefault="00274828" w:rsidP="003D3557">
      <w:pPr>
        <w:pStyle w:val="bulletpoints"/>
        <w:framePr w:wrap="around"/>
        <w:numPr>
          <w:ilvl w:val="0"/>
          <w:numId w:val="0"/>
        </w:numPr>
        <w:ind w:left="1775"/>
      </w:pPr>
    </w:p>
    <w:p w14:paraId="0C629EE1" w14:textId="77777777" w:rsidR="002F3EF0" w:rsidRPr="00DD4640" w:rsidRDefault="002F3EF0" w:rsidP="00DD4640">
      <w:pPr>
        <w:pStyle w:val="xflie"/>
      </w:pPr>
      <w:r w:rsidRPr="00DD4640">
        <w:t>GRUNDVERSTÄNDNIS</w:t>
      </w:r>
    </w:p>
    <w:p w14:paraId="3E75C766" w14:textId="77777777" w:rsidR="002F3EF0" w:rsidRPr="00DD4640" w:rsidRDefault="002F3EF0" w:rsidP="00DD4640">
      <w:pPr>
        <w:pStyle w:val="xflie"/>
      </w:pPr>
      <w:r w:rsidRPr="00DD4640">
        <w:t>Ein Prompt ist keine einfache Eingabe.</w:t>
      </w:r>
    </w:p>
    <w:p w14:paraId="476F6D98" w14:textId="77777777" w:rsidR="002F3EF0" w:rsidRPr="00DD4640" w:rsidRDefault="002F3EF0" w:rsidP="00DD4640">
      <w:pPr>
        <w:pStyle w:val="xflie"/>
      </w:pPr>
      <w:r w:rsidRPr="00DD4640">
        <w:t>Ein Prompt ist eine strukturierte Arbeitsanweisung an ein probabilistisches System.</w:t>
      </w:r>
    </w:p>
    <w:p w14:paraId="18CC3C62" w14:textId="77777777" w:rsidR="002F3EF0" w:rsidRPr="00DD4640" w:rsidRDefault="002F3EF0" w:rsidP="00DD4640">
      <w:pPr>
        <w:pStyle w:val="xflie"/>
      </w:pPr>
      <w:r w:rsidRPr="00DD4640">
        <w:t>Die Qualität des Ergebnisses hängt direkt von der Struktur ab.</w:t>
      </w:r>
    </w:p>
    <w:p w14:paraId="6E353F1C" w14:textId="3DE41322" w:rsidR="002F3EF0" w:rsidRPr="00DD4640" w:rsidRDefault="002F3EF0" w:rsidP="00DD4640">
      <w:pPr>
        <w:pStyle w:val="xflie"/>
        <w:pPrChange w:id="3" w:author="Tino Schneider" w:date="2026-06-11T22:51:00Z" w16du:dateUtc="2026-06-11T20:51:00Z">
          <w:pPr>
            <w:tabs>
              <w:tab w:val="left" w:pos="709"/>
              <w:tab w:val="left" w:pos="1701"/>
              <w:tab w:val="left" w:pos="2835"/>
            </w:tabs>
            <w:spacing w:after="160" w:line="278" w:lineRule="auto"/>
            <w:ind w:firstLine="708"/>
          </w:pPr>
        </w:pPrChange>
      </w:pPr>
    </w:p>
    <w:p w14:paraId="34BD19C2" w14:textId="77777777" w:rsidR="000772C4" w:rsidRPr="00DD4640" w:rsidRDefault="000772C4" w:rsidP="00DD4640">
      <w:pPr>
        <w:pStyle w:val="xflie"/>
      </w:pPr>
    </w:p>
    <w:p w14:paraId="0BC30844" w14:textId="77777777" w:rsidR="002F3EF0" w:rsidRPr="00DD4640" w:rsidRDefault="002F3EF0" w:rsidP="00DD4640">
      <w:pPr>
        <w:pStyle w:val="xflie"/>
      </w:pPr>
      <w:r w:rsidRPr="00DD4640">
        <w:t>SYSTEMCHARAKTER</w:t>
      </w:r>
    </w:p>
    <w:p w14:paraId="5420CC2E" w14:textId="77777777" w:rsidR="002F3EF0" w:rsidRPr="00DD4640" w:rsidRDefault="002F3EF0" w:rsidP="00DD4640">
      <w:pPr>
        <w:pStyle w:val="xflie"/>
      </w:pPr>
      <w:r w:rsidRPr="00DD4640">
        <w:t>Der Guide ist kein Sammlungstext.</w:t>
      </w:r>
    </w:p>
    <w:p w14:paraId="0945D263" w14:textId="77777777" w:rsidR="002F3EF0" w:rsidRPr="002F3EF0" w:rsidRDefault="002F3EF0" w:rsidP="007003DB">
      <w:pPr>
        <w:pStyle w:val="berschrift4"/>
      </w:pPr>
      <w:r w:rsidRPr="002F3EF0">
        <w:t>Er ist ein Prozesssystem mit fünf Schritten:</w:t>
      </w:r>
    </w:p>
    <w:p w14:paraId="03BB9C69" w14:textId="4F6C1B8B" w:rsidR="00554E37" w:rsidRPr="00D951E6" w:rsidRDefault="002F3EF0" w:rsidP="003D3557">
      <w:pPr>
        <w:pStyle w:val="bulletpoints"/>
        <w:framePr w:wrap="around"/>
      </w:pPr>
      <w:r w:rsidRPr="00D951E6">
        <w:t>Auswahl eines passenden Prompts</w:t>
      </w:r>
    </w:p>
    <w:p w14:paraId="0D61A44F" w14:textId="75E9109C" w:rsidR="00554E37" w:rsidRPr="00D951E6" w:rsidRDefault="002F3EF0" w:rsidP="003D3557">
      <w:pPr>
        <w:pStyle w:val="bulletpoints"/>
        <w:framePr w:wrap="around"/>
      </w:pPr>
      <w:r w:rsidRPr="00D951E6">
        <w:t>Kontext hinzufügen</w:t>
      </w:r>
    </w:p>
    <w:p w14:paraId="71EE9911" w14:textId="7AEAF2CC" w:rsidR="00554E37" w:rsidRPr="00D951E6" w:rsidRDefault="002F3EF0" w:rsidP="003D3557">
      <w:pPr>
        <w:pStyle w:val="bulletpoints"/>
        <w:framePr w:wrap="around"/>
      </w:pPr>
      <w:r w:rsidRPr="00D951E6">
        <w:t>Ausführung im KI-System</w:t>
      </w:r>
    </w:p>
    <w:p w14:paraId="0178308B" w14:textId="2271860E" w:rsidR="00554E37" w:rsidRPr="00D951E6" w:rsidRDefault="002F3EF0" w:rsidP="003D3557">
      <w:pPr>
        <w:pStyle w:val="bulletpoints"/>
        <w:framePr w:wrap="around"/>
      </w:pPr>
      <w:r w:rsidRPr="00D951E6">
        <w:t>Bewertung der Ausgabe</w:t>
      </w:r>
    </w:p>
    <w:p w14:paraId="56A4D2FD" w14:textId="697325A6" w:rsidR="002F3EF0" w:rsidRPr="00D951E6" w:rsidRDefault="002F3EF0" w:rsidP="003D3557">
      <w:pPr>
        <w:pStyle w:val="bulletpoints"/>
        <w:framePr w:wrap="around"/>
      </w:pPr>
      <w:r w:rsidRPr="00D951E6">
        <w:t>Optimierung der Struktur</w:t>
      </w:r>
    </w:p>
    <w:p w14:paraId="0C3F2881" w14:textId="71BEE121" w:rsidR="002F3EF0" w:rsidRPr="002F3EF0" w:rsidRDefault="002F3EF0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</w:rPr>
      </w:pPr>
    </w:p>
    <w:p w14:paraId="6E018240" w14:textId="77777777" w:rsidR="002F3EF0" w:rsidRPr="00DD4640" w:rsidRDefault="002F3EF0" w:rsidP="00DD4640">
      <w:pPr>
        <w:pStyle w:val="xflie"/>
      </w:pPr>
      <w:r w:rsidRPr="00DD4640">
        <w:t>EINSATZBEREICH</w:t>
      </w:r>
    </w:p>
    <w:p w14:paraId="4AEEC397" w14:textId="77777777" w:rsidR="002F3EF0" w:rsidRPr="002F3EF0" w:rsidRDefault="002F3EF0" w:rsidP="007003DB">
      <w:pPr>
        <w:pStyle w:val="berschrift4"/>
      </w:pPr>
      <w:r w:rsidRPr="002F3EF0">
        <w:t>Dieses System ist ausgelegt für:</w:t>
      </w:r>
    </w:p>
    <w:p w14:paraId="4805010F" w14:textId="77777777" w:rsidR="001E7F5F" w:rsidRDefault="002F3EF0" w:rsidP="003D3557">
      <w:pPr>
        <w:pStyle w:val="bulletpoints"/>
        <w:framePr w:wrap="around"/>
      </w:pPr>
      <w:r w:rsidRPr="001E7F5F">
        <w:t>Führung</w:t>
      </w:r>
    </w:p>
    <w:p w14:paraId="146239F9" w14:textId="77777777" w:rsidR="001E7F5F" w:rsidRDefault="002F3EF0" w:rsidP="003D3557">
      <w:pPr>
        <w:pStyle w:val="bulletpoints"/>
        <w:framePr w:wrap="around"/>
      </w:pPr>
      <w:r w:rsidRPr="001E7F5F">
        <w:t>Controlling</w:t>
      </w:r>
    </w:p>
    <w:p w14:paraId="329D59D7" w14:textId="77777777" w:rsidR="001E7F5F" w:rsidRDefault="002F3EF0" w:rsidP="003D3557">
      <w:pPr>
        <w:pStyle w:val="bulletpoints"/>
        <w:framePr w:wrap="around"/>
      </w:pPr>
      <w:r w:rsidRPr="001E7F5F">
        <w:t>Kommunikation</w:t>
      </w:r>
    </w:p>
    <w:p w14:paraId="32E78D4E" w14:textId="77777777" w:rsidR="001E7F5F" w:rsidRDefault="002F3EF0" w:rsidP="003D3557">
      <w:pPr>
        <w:pStyle w:val="bulletpoints"/>
        <w:framePr w:wrap="around"/>
      </w:pPr>
      <w:r w:rsidRPr="001E7F5F">
        <w:t>Projektsteuerung</w:t>
      </w:r>
    </w:p>
    <w:p w14:paraId="54A8DEEB" w14:textId="0B9162D6" w:rsidR="002F3EF0" w:rsidRPr="00BB7D4C" w:rsidRDefault="002F3EF0" w:rsidP="003D3557">
      <w:pPr>
        <w:pStyle w:val="bulletpoints"/>
        <w:framePr w:wrap="around"/>
      </w:pPr>
      <w:r w:rsidRPr="001E7F5F">
        <w:t xml:space="preserve">operative </w:t>
      </w:r>
      <w:proofErr w:type="spellStart"/>
      <w:r w:rsidRPr="001E7F5F">
        <w:t>Prozes</w:t>
      </w:r>
      <w:proofErr w:type="spellEnd"/>
    </w:p>
    <w:p w14:paraId="6D7CD122" w14:textId="77777777" w:rsidR="002F3EF0" w:rsidRPr="00DD4640" w:rsidRDefault="002F3EF0" w:rsidP="00DD4640">
      <w:pPr>
        <w:pStyle w:val="xflie"/>
      </w:pPr>
      <w:r w:rsidRPr="00DD4640">
        <w:t>ABGRENZUNG</w:t>
      </w:r>
    </w:p>
    <w:p w14:paraId="686FF78A" w14:textId="77777777" w:rsidR="002F3EF0" w:rsidRPr="00DD4640" w:rsidRDefault="002F3EF0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r w:rsidRPr="00DD4640">
        <w:rPr>
          <w:rStyle w:val="Hervorhebung"/>
          <w:b w:val="0"/>
          <w:i w:val="0"/>
          <w:iCs w:val="0"/>
          <w:color w:val="000000" w:themeColor="text1"/>
        </w:rPr>
        <w:t>Dieses System ersetzt keine fachliche Entscheidung.</w:t>
      </w:r>
    </w:p>
    <w:p w14:paraId="43221A79" w14:textId="77777777" w:rsidR="00BB7D4C" w:rsidRPr="00DD4640" w:rsidRDefault="002F3EF0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r w:rsidRPr="00DD4640">
        <w:rPr>
          <w:rStyle w:val="Hervorhebung"/>
          <w:b w:val="0"/>
          <w:i w:val="0"/>
          <w:iCs w:val="0"/>
          <w:color w:val="000000" w:themeColor="text1"/>
        </w:rPr>
        <w:t>Es reduziert manuelle Arbeit und erhöht die Konsistenz der Ergebnisse.</w:t>
      </w:r>
    </w:p>
    <w:p w14:paraId="5802F8A4" w14:textId="77777777" w:rsidR="00BB7D4C" w:rsidRPr="00DD4640" w:rsidRDefault="00BB7D4C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</w:p>
    <w:p w14:paraId="6D33F20D" w14:textId="7CD9C7DE" w:rsidR="00BB7D4C" w:rsidRPr="00DD4640" w:rsidRDefault="00BB7D4C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</w:p>
    <w:p w14:paraId="71E7F615" w14:textId="49D58642" w:rsidR="00874956" w:rsidRPr="00DD4640" w:rsidRDefault="00BB7D4C" w:rsidP="00DD4640">
      <w:pPr>
        <w:pStyle w:val="xflie"/>
      </w:pPr>
      <w:r w:rsidRPr="00DD4640">
        <w:t>K</w:t>
      </w:r>
      <w:r w:rsidR="00874956" w:rsidRPr="00DD4640">
        <w:t xml:space="preserve">APITEL 1 – SYSTEMLOGIK </w:t>
      </w:r>
    </w:p>
    <w:p w14:paraId="296364FC" w14:textId="213C1686" w:rsidR="000F1C08" w:rsidRPr="00385C55" w:rsidRDefault="000F1C08" w:rsidP="007003DB">
      <w:pPr>
        <w:pStyle w:val="berschrift2"/>
      </w:pPr>
      <w:r w:rsidRPr="00385C55">
        <w:t>Grundprinzip: Warum Prompts als System funktionieren</w:t>
      </w:r>
    </w:p>
    <w:p w14:paraId="6525E0E6" w14:textId="77777777" w:rsidR="000F1C08" w:rsidRPr="00DD4640" w:rsidRDefault="000F1C08" w:rsidP="00DD4640">
      <w:pPr>
        <w:pStyle w:val="xflie"/>
      </w:pPr>
      <w:r w:rsidRPr="00DD4640">
        <w:t>Die 100 Prompts dieses Guides sind keine einzelnen Textvorlagen.</w:t>
      </w:r>
    </w:p>
    <w:p w14:paraId="7931D116" w14:textId="77777777" w:rsidR="000F1C08" w:rsidRPr="00DD4640" w:rsidRDefault="000F1C08" w:rsidP="00DD4640">
      <w:pPr>
        <w:pStyle w:val="xflie"/>
        <w:rPr>
          <w:ins w:id="4" w:author="Tino Schneider" w:date="2026-06-11T22:52:00Z" w16du:dateUtc="2026-06-11T20:52:00Z"/>
        </w:rPr>
      </w:pPr>
      <w:r w:rsidRPr="00DD4640">
        <w:t>Sie bilden ein geschlossenes Arbeitssystem für wiederkehrende Geschäftsprozesse.</w:t>
      </w:r>
    </w:p>
    <w:p w14:paraId="554BF01A" w14:textId="77777777" w:rsidR="00306002" w:rsidRPr="00DD4640" w:rsidRDefault="00306002" w:rsidP="00DD4640">
      <w:pPr>
        <w:pStyle w:val="xflie"/>
      </w:pPr>
    </w:p>
    <w:p w14:paraId="072F2AAA" w14:textId="77777777" w:rsidR="000F1C08" w:rsidRPr="00385C55" w:rsidRDefault="000F1C08" w:rsidP="007003DB">
      <w:pPr>
        <w:pStyle w:val="berschrift4"/>
      </w:pPr>
      <w:r w:rsidRPr="00385C55">
        <w:t>Jeder Prompt erfüllt drei Funktionen:</w:t>
      </w:r>
    </w:p>
    <w:p w14:paraId="37845E00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Strukturierung einer Aufgabe </w:t>
      </w:r>
    </w:p>
    <w:p w14:paraId="6C170036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Reduktion von Interpretationsspielraum </w:t>
      </w:r>
    </w:p>
    <w:p w14:paraId="49700C21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Standardisierung des Ergebnisses </w:t>
      </w:r>
    </w:p>
    <w:p w14:paraId="34A82AF1" w14:textId="77777777" w:rsidR="00306002" w:rsidRPr="00DD4640" w:rsidRDefault="00306002" w:rsidP="00DD4640">
      <w:pPr>
        <w:pStyle w:val="xflie"/>
        <w:rPr>
          <w:ins w:id="5" w:author="Tino Schneider" w:date="2026-06-11T22:52:00Z" w16du:dateUtc="2026-06-11T20:52:00Z"/>
        </w:rPr>
      </w:pPr>
    </w:p>
    <w:p w14:paraId="6A8E3935" w14:textId="5929D39E" w:rsidR="000F1C08" w:rsidRPr="00DD4640" w:rsidRDefault="000F1C08" w:rsidP="00DD4640">
      <w:pPr>
        <w:pStyle w:val="xflie"/>
      </w:pPr>
      <w:r w:rsidRPr="00DD4640">
        <w:t xml:space="preserve">Damit wird KI nicht zu einem Kreativwerkzeug, sondern zu einem </w:t>
      </w:r>
      <w:r w:rsidRPr="00DD4640">
        <w:rPr>
          <w:b/>
        </w:rPr>
        <w:t>steuerbaren Produktionssystem</w:t>
      </w:r>
      <w:r w:rsidRPr="00DD4640">
        <w:t>.</w:t>
      </w:r>
    </w:p>
    <w:p w14:paraId="6D35A3AE" w14:textId="54963745" w:rsidR="000F1C08" w:rsidRPr="00DD4640" w:rsidRDefault="000F1C08" w:rsidP="00DD4640">
      <w:pPr>
        <w:pStyle w:val="xflie"/>
        <w:pPrChange w:id="6" w:author="Tino Schneider" w:date="2026-06-11T22:53:00Z" w16du:dateUtc="2026-06-11T20:53:00Z">
          <w:pPr>
            <w:tabs>
              <w:tab w:val="left" w:pos="709"/>
              <w:tab w:val="left" w:pos="1701"/>
              <w:tab w:val="left" w:pos="2835"/>
            </w:tabs>
            <w:spacing w:after="160" w:line="278" w:lineRule="auto"/>
          </w:pPr>
        </w:pPrChange>
      </w:pPr>
    </w:p>
    <w:p w14:paraId="4A909E28" w14:textId="77777777" w:rsidR="00AD1D30" w:rsidRPr="00DD4640" w:rsidRDefault="00AD1D30" w:rsidP="00DD4640">
      <w:pPr>
        <w:pStyle w:val="xflie"/>
      </w:pPr>
    </w:p>
    <w:p w14:paraId="499912B6" w14:textId="381C96CB" w:rsidR="00306002" w:rsidRPr="00385C55" w:rsidRDefault="000F1C08" w:rsidP="007003DB">
      <w:pPr>
        <w:pStyle w:val="berschrift2"/>
      </w:pPr>
      <w:r w:rsidRPr="00385C55">
        <w:t>Arbeitslogik des Systems</w:t>
      </w:r>
    </w:p>
    <w:p w14:paraId="6164E674" w14:textId="77777777" w:rsidR="00306002" w:rsidRPr="00DD4640" w:rsidRDefault="00306002" w:rsidP="00DD4640">
      <w:pPr>
        <w:pStyle w:val="xflie"/>
        <w:rPr>
          <w:ins w:id="7" w:author="Tino Schneider" w:date="2026-06-11T22:53:00Z" w16du:dateUtc="2026-06-11T20:53:00Z"/>
        </w:rPr>
      </w:pPr>
    </w:p>
    <w:p w14:paraId="3AF651DC" w14:textId="69A45BDC" w:rsidR="000F1C08" w:rsidRPr="00DD4640" w:rsidRDefault="000F1C08" w:rsidP="00DD4640">
      <w:pPr>
        <w:pStyle w:val="xflie"/>
        <w:rPr>
          <w:ins w:id="8" w:author="Tino Schneider" w:date="2026-06-11T22:53:00Z" w16du:dateUtc="2026-06-11T20:53:00Z"/>
        </w:rPr>
      </w:pPr>
      <w:r w:rsidRPr="00DD4640">
        <w:t>Jeder Prompt folgt einem identischen Nutzungsmodell:</w:t>
      </w:r>
    </w:p>
    <w:p w14:paraId="331BCAC0" w14:textId="77777777" w:rsidR="00306002" w:rsidRPr="00DD4640" w:rsidRDefault="00306002" w:rsidP="00DD4640">
      <w:pPr>
        <w:pStyle w:val="xflie"/>
      </w:pPr>
    </w:p>
    <w:p w14:paraId="16AF2C42" w14:textId="1D5DA35D" w:rsidR="000F1C08" w:rsidRPr="00020FEE" w:rsidRDefault="00306002" w:rsidP="00DD4640">
      <w:pPr>
        <w:pStyle w:val="xflie"/>
        <w:rPr>
          <w:rStyle w:val="Hervorhebung"/>
          <w:b w:val="0"/>
          <w:i w:val="0"/>
          <w:iCs w:val="0"/>
        </w:rPr>
      </w:pPr>
      <w:ins w:id="9" w:author="Tino Schneider" w:date="2026-06-11T22:53:00Z" w16du:dateUtc="2026-06-11T20:53:00Z">
        <w:r w:rsidRPr="00DD4640">
          <w:rPr>
            <w:rStyle w:val="xflieZchn"/>
          </w:rPr>
          <w:tab/>
        </w:r>
      </w:ins>
      <w:r w:rsidR="000F1C08" w:rsidRPr="00020FEE">
        <w:rPr>
          <w:rStyle w:val="Hervorhebung"/>
          <w:i w:val="0"/>
        </w:rPr>
        <w:t>Schritt 1 – Auswahl</w:t>
      </w:r>
    </w:p>
    <w:p w14:paraId="59419074" w14:textId="77777777" w:rsidR="000F1C08" w:rsidRPr="00DD4640" w:rsidRDefault="000F1C08" w:rsidP="00DD4640">
      <w:pPr>
        <w:pStyle w:val="xflie"/>
      </w:pPr>
      <w:r w:rsidRPr="00DD4640">
        <w:t>Der passende Prompt wird anhand der Aufgabe gewählt.</w:t>
      </w:r>
    </w:p>
    <w:p w14:paraId="7F16051E" w14:textId="77777777" w:rsidR="00306002" w:rsidRDefault="00306002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ins w:id="10" w:author="Tino Schneider" w:date="2026-06-11T22:53:00Z" w16du:dateUtc="2026-06-11T20:53:00Z"/>
          <w:rStyle w:val="Hervorhebung"/>
        </w:rPr>
      </w:pPr>
    </w:p>
    <w:p w14:paraId="434F9FFC" w14:textId="0E5B23AA" w:rsidR="000F1C08" w:rsidRPr="00D611C3" w:rsidRDefault="00306002" w:rsidP="00DD4640">
      <w:pPr>
        <w:pStyle w:val="xflie"/>
        <w:rPr>
          <w:rStyle w:val="Hervorhebung"/>
          <w:b w:val="0"/>
          <w:i w:val="0"/>
          <w:iCs w:val="0"/>
        </w:rPr>
      </w:pPr>
      <w:ins w:id="11" w:author="Tino Schneider" w:date="2026-06-11T22:54:00Z" w16du:dateUtc="2026-06-11T20:54:00Z">
        <w:r w:rsidRPr="00DD4640">
          <w:rPr>
            <w:rStyle w:val="xflieZchn"/>
          </w:rPr>
          <w:tab/>
        </w:r>
      </w:ins>
      <w:r w:rsidR="000F1C08" w:rsidRPr="00D611C3">
        <w:rPr>
          <w:rStyle w:val="Hervorhebung"/>
          <w:i w:val="0"/>
        </w:rPr>
        <w:t>Schritt 2 – Kontextualisierung</w:t>
      </w:r>
    </w:p>
    <w:p w14:paraId="60B96B53" w14:textId="36D4D030" w:rsidR="000F1C08" w:rsidRPr="00DD4640" w:rsidRDefault="000F1C08" w:rsidP="00DD4640">
      <w:pPr>
        <w:pStyle w:val="xflie"/>
        <w:rPr>
          <w:ins w:id="12" w:author="Tino Schneider" w:date="2026-06-11T22:55:00Z" w16du:dateUtc="2026-06-11T20:55:00Z"/>
        </w:rPr>
      </w:pPr>
      <w:r w:rsidRPr="00DD4640">
        <w:t>Relevante Unternehmensdaten werden eingefügt (Zahlen, Rollen, Ziel, Situation).</w:t>
      </w:r>
    </w:p>
    <w:p w14:paraId="04E86370" w14:textId="77777777" w:rsidR="00306002" w:rsidRPr="00DD4640" w:rsidRDefault="00306002" w:rsidP="00DD4640">
      <w:pPr>
        <w:pStyle w:val="xflie"/>
      </w:pPr>
    </w:p>
    <w:p w14:paraId="445734C1" w14:textId="519EEACE" w:rsidR="000F1C08" w:rsidRPr="00DD4640" w:rsidRDefault="00306002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commentRangeStart w:id="13"/>
      <w:ins w:id="14" w:author="Tino Schneider" w:date="2026-06-11T22:55:00Z" w16du:dateUtc="2026-06-11T20:55:00Z">
        <w:r w:rsidRPr="00DD4640">
          <w:tab/>
        </w:r>
      </w:ins>
      <w:commentRangeEnd w:id="13"/>
      <w:r w:rsidR="00D611C3" w:rsidRPr="00DD4640">
        <w:commentReference w:id="13"/>
      </w:r>
      <w:r w:rsidR="000F1C08" w:rsidRPr="00DD4640">
        <w:rPr>
          <w:rStyle w:val="Hervorhebung"/>
          <w:i w:val="0"/>
          <w:color w:val="000000" w:themeColor="text1"/>
        </w:rPr>
        <w:t>Schritt 3 – Ausführung</w:t>
      </w:r>
    </w:p>
    <w:p w14:paraId="608FB5A4" w14:textId="77777777" w:rsidR="000F1C08" w:rsidRPr="00DD4640" w:rsidRDefault="000F1C08" w:rsidP="00DD4640">
      <w:pPr>
        <w:pStyle w:val="xflie"/>
        <w:rPr>
          <w:ins w:id="15" w:author="Tino Schneider" w:date="2026-06-11T22:56:00Z" w16du:dateUtc="2026-06-11T20:56:00Z"/>
        </w:rPr>
      </w:pPr>
      <w:r w:rsidRPr="00DD4640">
        <w:t>Der Prompt wird ohne Umformulierung an das KI-System übergeben.</w:t>
      </w:r>
    </w:p>
    <w:p w14:paraId="335CE7AA" w14:textId="30EA4430" w:rsidR="00306002" w:rsidRPr="00DD4640" w:rsidRDefault="00306002" w:rsidP="00DD4640">
      <w:pPr>
        <w:pStyle w:val="xflie"/>
      </w:pPr>
    </w:p>
    <w:p w14:paraId="04383324" w14:textId="729FCA0C" w:rsidR="000F1C08" w:rsidRPr="00DD4640" w:rsidRDefault="00306002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r w:rsidRPr="00DD4640">
        <w:rPr>
          <w:rStyle w:val="Hervorhebung"/>
          <w:i w:val="0"/>
          <w:color w:val="000000" w:themeColor="text1"/>
        </w:rPr>
        <w:tab/>
      </w:r>
      <w:r w:rsidR="000F1C08" w:rsidRPr="00DD4640">
        <w:rPr>
          <w:rStyle w:val="Hervorhebung"/>
          <w:i w:val="0"/>
          <w:color w:val="000000" w:themeColor="text1"/>
        </w:rPr>
        <w:t>Schritt 4 – Bewertung</w:t>
      </w:r>
    </w:p>
    <w:p w14:paraId="7B0EA864" w14:textId="77777777" w:rsidR="000F1C08" w:rsidRPr="00DD4640" w:rsidRDefault="000F1C08" w:rsidP="00DD4640">
      <w:pPr>
        <w:pStyle w:val="xflie"/>
      </w:pPr>
      <w:r w:rsidRPr="00DD4640">
        <w:t>Das Ergebnis wird auf Verwendbarkeit geprüft</w:t>
      </w:r>
      <w:del w:id="16" w:author="Tino Schneider" w:date="2026-06-11T22:56:00Z" w16du:dateUtc="2026-06-11T20:56:00Z">
        <w:r w:rsidRPr="00DD4640" w:rsidDel="00306002">
          <w:delText>.</w:delText>
        </w:r>
      </w:del>
    </w:p>
    <w:p w14:paraId="7C5F0CFE" w14:textId="703405C1" w:rsidR="000F1C08" w:rsidRPr="00DD4640" w:rsidRDefault="00306002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r w:rsidRPr="00DD4640">
        <w:rPr>
          <w:rStyle w:val="Hervorhebung"/>
          <w:i w:val="0"/>
          <w:color w:val="000000" w:themeColor="text1"/>
        </w:rPr>
        <w:tab/>
      </w:r>
      <w:r w:rsidR="000F1C08" w:rsidRPr="00DD4640">
        <w:rPr>
          <w:rStyle w:val="Hervorhebung"/>
          <w:i w:val="0"/>
          <w:color w:val="000000" w:themeColor="text1"/>
        </w:rPr>
        <w:t>Schritt 5 – Optimierung</w:t>
      </w:r>
    </w:p>
    <w:p w14:paraId="65827876" w14:textId="77777777" w:rsidR="000F1C08" w:rsidRPr="00DD4640" w:rsidRDefault="000F1C08" w:rsidP="00DD4640">
      <w:pPr>
        <w:pStyle w:val="xflie"/>
      </w:pPr>
      <w:r w:rsidRPr="00DD4640">
        <w:t>Gezielte Anpassung einzelner Elemente statt kompletter Neuschreibung.</w:t>
      </w:r>
    </w:p>
    <w:p w14:paraId="59544160" w14:textId="60889AF6" w:rsidR="000F1C08" w:rsidRDefault="000F1C08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16D4F401" w14:textId="77777777" w:rsidR="006752D2" w:rsidRPr="00DD4640" w:rsidRDefault="006752D2" w:rsidP="00DD4640">
      <w:pPr>
        <w:pStyle w:val="xflie"/>
      </w:pPr>
    </w:p>
    <w:p w14:paraId="105CD90B" w14:textId="57A1AA4C" w:rsidR="000F1C08" w:rsidRPr="00B76CE1" w:rsidRDefault="000F1C08" w:rsidP="007003DB">
      <w:pPr>
        <w:pStyle w:val="berschrift2"/>
      </w:pPr>
      <w:r w:rsidRPr="00B76CE1">
        <w:t>Systemziel</w:t>
      </w:r>
    </w:p>
    <w:p w14:paraId="54FF3451" w14:textId="77777777" w:rsidR="000F1C08" w:rsidRPr="00DD4640" w:rsidRDefault="000F1C08" w:rsidP="00DD4640">
      <w:pPr>
        <w:pStyle w:val="xflie"/>
      </w:pPr>
      <w:r w:rsidRPr="00DD4640">
        <w:t>Das Ziel ist nicht Textproduktion.</w:t>
      </w:r>
    </w:p>
    <w:p w14:paraId="5D86DF8A" w14:textId="77777777" w:rsidR="000F1C08" w:rsidRPr="00DD4640" w:rsidRDefault="000F1C08" w:rsidP="00DD4640">
      <w:pPr>
        <w:pStyle w:val="xflie"/>
      </w:pPr>
      <w:r w:rsidRPr="00DD4640">
        <w:t>Das Ziel ist Prozessstabilität durch standardisierte KI-Nutzung.</w:t>
      </w:r>
    </w:p>
    <w:p w14:paraId="7C8091AC" w14:textId="77777777" w:rsidR="006752D2" w:rsidRPr="00DD4640" w:rsidRDefault="006752D2" w:rsidP="00DD4640">
      <w:pPr>
        <w:pStyle w:val="xflie"/>
      </w:pPr>
    </w:p>
    <w:p w14:paraId="1A3AA25A" w14:textId="77777777" w:rsidR="000F1C08" w:rsidRPr="00385C55" w:rsidRDefault="000F1C08" w:rsidP="007003DB">
      <w:pPr>
        <w:pStyle w:val="berschrift4"/>
      </w:pPr>
      <w:r w:rsidRPr="00385C55">
        <w:t>Konkret bedeutet das:</w:t>
      </w:r>
    </w:p>
    <w:p w14:paraId="56731BC7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gleiche Aufgaben liefern vergleichbare Ergebnisse </w:t>
      </w:r>
    </w:p>
    <w:p w14:paraId="18FD8D44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Qualität wird unabhängig vom Nutzer </w:t>
      </w:r>
    </w:p>
    <w:p w14:paraId="522139BA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wiederkehrende Arbeit wird delegierbar </w:t>
      </w:r>
    </w:p>
    <w:p w14:paraId="5FB06E1C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Entscheidungen werden schneller vorbereitet </w:t>
      </w:r>
    </w:p>
    <w:p w14:paraId="0E7D0456" w14:textId="3E3268B0" w:rsidR="000F1C08" w:rsidRPr="00DD4640" w:rsidRDefault="000F1C08" w:rsidP="00DD4640">
      <w:pPr>
        <w:pStyle w:val="xflie"/>
      </w:pPr>
    </w:p>
    <w:p w14:paraId="593C56CB" w14:textId="5BEC14CE" w:rsidR="006752D2" w:rsidRPr="00DD4640" w:rsidRDefault="006752D2" w:rsidP="00DD4640">
      <w:pPr>
        <w:pStyle w:val="xflie"/>
      </w:pPr>
      <w:r w:rsidRPr="00DD4640">
        <w:tab/>
      </w:r>
    </w:p>
    <w:p w14:paraId="5F4AB69B" w14:textId="13FCB026" w:rsidR="006752D2" w:rsidRPr="006752D2" w:rsidRDefault="000F1C08" w:rsidP="007003DB">
      <w:pPr>
        <w:pStyle w:val="berschrift2"/>
      </w:pPr>
      <w:r w:rsidRPr="006752D2">
        <w:t>Wirkmechanismus</w:t>
      </w:r>
    </w:p>
    <w:p w14:paraId="18D085A1" w14:textId="77777777" w:rsidR="00DC19DA" w:rsidRPr="00DD4640" w:rsidRDefault="00DC19DA" w:rsidP="00DD4640">
      <w:pPr>
        <w:pStyle w:val="xflie"/>
      </w:pPr>
      <w:r w:rsidRPr="00DD4640">
        <w:t>Die Wirkung entsteht durch Struktur, nicht durch Inhalt.</w:t>
      </w:r>
    </w:p>
    <w:p w14:paraId="19D1A5B9" w14:textId="77777777" w:rsidR="006752D2" w:rsidRPr="00DD4640" w:rsidRDefault="006752D2" w:rsidP="00DD4640">
      <w:pPr>
        <w:pStyle w:val="xflie"/>
      </w:pPr>
    </w:p>
    <w:p w14:paraId="371CF066" w14:textId="3591971B" w:rsidR="006752D2" w:rsidRPr="00DD4640" w:rsidRDefault="00DC19DA" w:rsidP="00DD4640">
      <w:pPr>
        <w:pStyle w:val="xflie"/>
      </w:pPr>
      <w:r w:rsidRPr="00DD4640">
        <w:t>Drei zentrale Mechanismen:</w:t>
      </w:r>
    </w:p>
    <w:p w14:paraId="2D82528B" w14:textId="77777777" w:rsidR="006752D2" w:rsidRPr="00DD4640" w:rsidRDefault="006752D2" w:rsidP="00DD4640">
      <w:pPr>
        <w:pStyle w:val="xflie"/>
      </w:pPr>
    </w:p>
    <w:p w14:paraId="19775644" w14:textId="43E1EF39" w:rsidR="00DC19DA" w:rsidRPr="006752D2" w:rsidRDefault="006752D2" w:rsidP="006752D2">
      <w:pPr>
        <w:pStyle w:val="aufzhlung"/>
        <w:rPr>
          <w:rStyle w:val="IntensiverVerweis"/>
        </w:rPr>
      </w:pPr>
      <w:r w:rsidRPr="006752D2">
        <w:rPr>
          <w:rStyle w:val="IntensiverVerweis"/>
        </w:rPr>
        <w:tab/>
        <w:t>I</w:t>
      </w:r>
      <w:r w:rsidR="00DC19DA" w:rsidRPr="006752D2">
        <w:rPr>
          <w:rStyle w:val="IntensiverVerweis"/>
        </w:rPr>
        <w:t>. Reduktion von Interpretationsspielraum</w:t>
      </w:r>
    </w:p>
    <w:p w14:paraId="123525A1" w14:textId="77777777" w:rsidR="00DC19DA" w:rsidRPr="00DD4640" w:rsidRDefault="00DC19DA" w:rsidP="00DD4640">
      <w:pPr>
        <w:pStyle w:val="xflie"/>
      </w:pPr>
      <w:r w:rsidRPr="00DD4640">
        <w:t>Klare Vorgaben verhindern unterschiedliche KI-Ausgaben bei gleicher Aufgabe.</w:t>
      </w:r>
    </w:p>
    <w:p w14:paraId="42BB781B" w14:textId="77777777" w:rsidR="006752D2" w:rsidRPr="00DD4640" w:rsidRDefault="006752D2" w:rsidP="00DD4640">
      <w:pPr>
        <w:pStyle w:val="xflie"/>
      </w:pPr>
    </w:p>
    <w:p w14:paraId="1BF14A70" w14:textId="724ED10D" w:rsidR="00DC19DA" w:rsidRPr="00385C55" w:rsidRDefault="006752D2" w:rsidP="006752D2">
      <w:pPr>
        <w:pStyle w:val="aufzhlung"/>
        <w:rPr>
          <w:rStyle w:val="IntensiverVerweis"/>
        </w:rPr>
      </w:pPr>
      <w:r>
        <w:rPr>
          <w:rStyle w:val="IntensiverVerweis"/>
        </w:rPr>
        <w:tab/>
        <w:t>II</w:t>
      </w:r>
      <w:r w:rsidR="00DC19DA" w:rsidRPr="00385C55">
        <w:rPr>
          <w:rStyle w:val="IntensiverVerweis"/>
        </w:rPr>
        <w:t>. Kontextbindung</w:t>
      </w:r>
    </w:p>
    <w:p w14:paraId="12C15FF7" w14:textId="77777777" w:rsidR="00DC19DA" w:rsidRPr="00DD4640" w:rsidRDefault="00DC19DA" w:rsidP="00DD4640">
      <w:pPr>
        <w:pStyle w:val="xflie"/>
      </w:pPr>
      <w:r w:rsidRPr="00DD4640">
        <w:t>Die KI arbeitet nicht allgemein, sondern innerhalb definierter Rahmenbedingungen.</w:t>
      </w:r>
    </w:p>
    <w:p w14:paraId="622F8C0B" w14:textId="77777777" w:rsidR="006752D2" w:rsidRPr="00DD4640" w:rsidRDefault="006752D2" w:rsidP="00DD4640">
      <w:pPr>
        <w:pStyle w:val="xflie"/>
      </w:pPr>
    </w:p>
    <w:p w14:paraId="1F8B3FD4" w14:textId="77473F75" w:rsidR="00DC19DA" w:rsidRPr="00385C55" w:rsidRDefault="006752D2" w:rsidP="006752D2">
      <w:pPr>
        <w:pStyle w:val="aufzhlung"/>
        <w:rPr>
          <w:rStyle w:val="IntensiverVerweis"/>
        </w:rPr>
      </w:pPr>
      <w:r>
        <w:rPr>
          <w:rStyle w:val="IntensiverVerweis"/>
        </w:rPr>
        <w:tab/>
        <w:t>III</w:t>
      </w:r>
      <w:r w:rsidR="00DC19DA" w:rsidRPr="00385C55">
        <w:rPr>
          <w:rStyle w:val="IntensiverVerweis"/>
        </w:rPr>
        <w:t>. Output-Zwang durch Formatierung</w:t>
      </w:r>
    </w:p>
    <w:p w14:paraId="3C1C6B3A" w14:textId="77777777" w:rsidR="00DC19DA" w:rsidRPr="00DD4640" w:rsidRDefault="00DC19DA" w:rsidP="00DD4640">
      <w:pPr>
        <w:pStyle w:val="xflie"/>
      </w:pPr>
      <w:r w:rsidRPr="00DD4640">
        <w:t>Strukturvorgaben verhindern unbrauchbare Fließtext-Ergebnisse.</w:t>
      </w:r>
    </w:p>
    <w:p w14:paraId="127D4E5F" w14:textId="729E516F" w:rsidR="000F1C08" w:rsidRPr="00385C55" w:rsidRDefault="000F1C08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6C343EF1" w14:textId="52942D21" w:rsidR="000F1C08" w:rsidRPr="00385C55" w:rsidRDefault="000F1C08" w:rsidP="007003DB">
      <w:pPr>
        <w:pStyle w:val="berschrift2"/>
      </w:pPr>
      <w:r w:rsidRPr="00385C55">
        <w:t>Einsatzlogik im Unternehmen</w:t>
      </w:r>
    </w:p>
    <w:p w14:paraId="2B5F98BD" w14:textId="77777777" w:rsidR="000F1C08" w:rsidRPr="00385C55" w:rsidRDefault="000F1C08" w:rsidP="007003DB">
      <w:pPr>
        <w:pStyle w:val="berschrift4"/>
      </w:pPr>
      <w:r w:rsidRPr="00385C55">
        <w:t>Die Prompts sind für wiederkehrende Arbeitsbereiche optimiert:</w:t>
      </w:r>
    </w:p>
    <w:p w14:paraId="0D7367CD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Führung und Entscheidungsprozesse </w:t>
      </w:r>
    </w:p>
    <w:p w14:paraId="1F61CE7C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Finanz- und </w:t>
      </w:r>
      <w:proofErr w:type="spellStart"/>
      <w:r w:rsidRPr="00385C55">
        <w:t>Controllinganalysen</w:t>
      </w:r>
      <w:proofErr w:type="spellEnd"/>
      <w:r w:rsidRPr="00385C55">
        <w:t xml:space="preserve"> </w:t>
      </w:r>
    </w:p>
    <w:p w14:paraId="063B2891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interne und externe Kommunikation </w:t>
      </w:r>
    </w:p>
    <w:p w14:paraId="268FFB06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Projektsteuerung und Eskalation </w:t>
      </w:r>
    </w:p>
    <w:p w14:paraId="7C9DDF6E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operative Standardaufgaben </w:t>
      </w:r>
    </w:p>
    <w:p w14:paraId="4F917F63" w14:textId="77777777" w:rsidR="000F1C08" w:rsidRPr="00DD4640" w:rsidRDefault="000F1C08" w:rsidP="00DD4640">
      <w:pPr>
        <w:pStyle w:val="xflie"/>
      </w:pPr>
      <w:r w:rsidRPr="00DD4640">
        <w:t>Jede dieser Kategorien folgt derselben Strukturprinzip-Logik.</w:t>
      </w:r>
    </w:p>
    <w:p w14:paraId="1BD0DFB2" w14:textId="59597C57" w:rsidR="000F1C08" w:rsidRPr="00385C55" w:rsidRDefault="000F1C08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37226444" w14:textId="72D4AC76" w:rsidR="000F1C08" w:rsidRPr="00385C55" w:rsidRDefault="000F1C08" w:rsidP="007003DB">
      <w:pPr>
        <w:pStyle w:val="berschrift2"/>
      </w:pPr>
      <w:r w:rsidRPr="00385C55">
        <w:t xml:space="preserve"> Systemgrenze</w:t>
      </w:r>
    </w:p>
    <w:p w14:paraId="3D6D4BD0" w14:textId="77777777" w:rsidR="000F1C08" w:rsidRPr="007A60A3" w:rsidRDefault="000F1C08" w:rsidP="007A60A3">
      <w:pPr>
        <w:pStyle w:val="Regelbox"/>
        <w:framePr w:wrap="around"/>
      </w:pPr>
      <w:r w:rsidRPr="007A60A3">
        <w:t>Dieses System ersetzt keine fachliche Verantwortung.</w:t>
      </w:r>
    </w:p>
    <w:p w14:paraId="4440B426" w14:textId="77777777" w:rsidR="00C14360" w:rsidRPr="00DD4640" w:rsidRDefault="00C14360" w:rsidP="00DD4640">
      <w:pPr>
        <w:pStyle w:val="xflie"/>
      </w:pPr>
    </w:p>
    <w:p w14:paraId="25022C80" w14:textId="74F05D85" w:rsidR="000F1C08" w:rsidRPr="00385C55" w:rsidRDefault="000F1C08" w:rsidP="007003DB">
      <w:pPr>
        <w:pStyle w:val="berschrift4"/>
      </w:pPr>
      <w:r w:rsidRPr="00385C55">
        <w:t>Es übernimmt:</w:t>
      </w:r>
    </w:p>
    <w:p w14:paraId="5F71FE58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Strukturierung </w:t>
      </w:r>
    </w:p>
    <w:p w14:paraId="333759A0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Voranalyse </w:t>
      </w:r>
    </w:p>
    <w:p w14:paraId="6D7618ED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Kommunikationsvorbereitung </w:t>
      </w:r>
    </w:p>
    <w:p w14:paraId="172F0F2B" w14:textId="77777777" w:rsidR="009A5DD6" w:rsidRPr="00DD4640" w:rsidRDefault="009A5DD6" w:rsidP="00DD4640">
      <w:pPr>
        <w:pStyle w:val="xflie"/>
      </w:pPr>
    </w:p>
    <w:p w14:paraId="7D8E5210" w14:textId="77777777" w:rsidR="00D611C3" w:rsidRDefault="00D611C3" w:rsidP="007003DB">
      <w:pPr>
        <w:pStyle w:val="berschrift4"/>
      </w:pPr>
    </w:p>
    <w:p w14:paraId="0EDB1227" w14:textId="77777777" w:rsidR="00D611C3" w:rsidRDefault="00D611C3" w:rsidP="007003DB">
      <w:pPr>
        <w:pStyle w:val="berschrift4"/>
      </w:pPr>
    </w:p>
    <w:p w14:paraId="03CCA3C4" w14:textId="77777777" w:rsidR="00D611C3" w:rsidRDefault="00D611C3" w:rsidP="007003DB">
      <w:pPr>
        <w:pStyle w:val="berschrift4"/>
      </w:pPr>
    </w:p>
    <w:p w14:paraId="66A73913" w14:textId="0554083C" w:rsidR="000F1C08" w:rsidRPr="00385C55" w:rsidRDefault="000F1C08" w:rsidP="007003DB">
      <w:pPr>
        <w:pStyle w:val="berschrift4"/>
      </w:pPr>
      <w:r w:rsidRPr="00385C55">
        <w:t>Es übernimmt</w:t>
      </w:r>
      <w:r w:rsidR="009A5DD6">
        <w:t xml:space="preserve"> </w:t>
      </w:r>
      <w:r w:rsidR="009A5DD6" w:rsidRPr="00385C55">
        <w:t>nicht</w:t>
      </w:r>
      <w:r w:rsidRPr="00385C55">
        <w:t>:</w:t>
      </w:r>
    </w:p>
    <w:p w14:paraId="38458D35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finale Entscheidung </w:t>
      </w:r>
    </w:p>
    <w:p w14:paraId="5F46F508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rechtliche Bewertung </w:t>
      </w:r>
    </w:p>
    <w:p w14:paraId="40331863" w14:textId="77777777" w:rsidR="000F1C08" w:rsidRPr="00385C55" w:rsidRDefault="000F1C08" w:rsidP="003D3557">
      <w:pPr>
        <w:pStyle w:val="bulletpoints"/>
        <w:framePr w:wrap="around"/>
      </w:pPr>
      <w:r w:rsidRPr="00385C55">
        <w:t xml:space="preserve">strategische Verantwortung </w:t>
      </w:r>
    </w:p>
    <w:p w14:paraId="16A01751" w14:textId="4F7F6138" w:rsidR="000F1C08" w:rsidRPr="00385C55" w:rsidRDefault="000F1C08" w:rsidP="007003DB">
      <w:pPr>
        <w:pStyle w:val="berschrift2"/>
      </w:pPr>
      <w:r w:rsidRPr="00385C55">
        <w:t>Übergang zu Kapitel 2</w:t>
      </w:r>
    </w:p>
    <w:p w14:paraId="16AB3521" w14:textId="77777777" w:rsidR="000F1C08" w:rsidRPr="00DD4640" w:rsidRDefault="000F1C08" w:rsidP="00DD4640">
      <w:pPr>
        <w:pStyle w:val="xflie"/>
      </w:pPr>
      <w:r w:rsidRPr="00DD4640">
        <w:t>Kapitel 2 definiert die technische Grundlage aller Prompts:</w:t>
      </w:r>
    </w:p>
    <w:p w14:paraId="4121EE08" w14:textId="77777777" w:rsidR="000F1C08" w:rsidRPr="00DD4640" w:rsidRDefault="000F1C08" w:rsidP="00DD4640">
      <w:pPr>
        <w:pStyle w:val="xflie"/>
      </w:pPr>
      <w:r w:rsidRPr="00DD4640">
        <w:t>die 6-Baustein-Prompt-Struktur als universelles Modell für präzise KI-Steuerung.</w:t>
      </w:r>
    </w:p>
    <w:p w14:paraId="4DE986BA" w14:textId="77777777" w:rsidR="007A60A3" w:rsidRDefault="007A60A3">
      <w:pPr>
        <w:spacing w:after="160" w:line="278" w:lineRule="auto"/>
        <w:rPr>
          <w:rFonts w:ascii="Bebas Neue" w:eastAsiaTheme="majorEastAsia" w:hAnsi="Bebas Neue" w:cstheme="majorBidi"/>
          <w:spacing w:val="-10"/>
          <w:kern w:val="28"/>
          <w:sz w:val="40"/>
          <w:szCs w:val="44"/>
        </w:rPr>
      </w:pPr>
      <w:r>
        <w:br w:type="page"/>
      </w:r>
    </w:p>
    <w:p w14:paraId="293E1055" w14:textId="2B509825" w:rsidR="003509AA" w:rsidRPr="000F1C08" w:rsidRDefault="00874956" w:rsidP="000772C4">
      <w:pPr>
        <w:pStyle w:val="Titel"/>
        <w:tabs>
          <w:tab w:val="left" w:pos="709"/>
          <w:tab w:val="left" w:pos="1701"/>
          <w:tab w:val="left" w:pos="2835"/>
        </w:tabs>
      </w:pPr>
      <w:r w:rsidRPr="000F1C08">
        <w:t xml:space="preserve">KAPITEL 2 – </w:t>
      </w:r>
      <w:r w:rsidR="00DD1E5A" w:rsidRPr="000F1C08">
        <w:t>6</w:t>
      </w:r>
      <w:r w:rsidRPr="000F1C08">
        <w:t>-BAUSTEIN-</w:t>
      </w:r>
      <w:r w:rsidR="00DD1E5A" w:rsidRPr="000F1C08">
        <w:t>Modell</w:t>
      </w:r>
    </w:p>
    <w:p w14:paraId="7D2F8038" w14:textId="5A740332" w:rsidR="009A5DD6" w:rsidRPr="009A5DD6" w:rsidRDefault="00DA2404" w:rsidP="00C14360">
      <w:pPr>
        <w:pStyle w:val="Untertitel"/>
        <w:tabs>
          <w:tab w:val="left" w:pos="709"/>
          <w:tab w:val="left" w:pos="1701"/>
          <w:tab w:val="left" w:pos="2835"/>
        </w:tabs>
      </w:pPr>
      <w:r w:rsidRPr="007B3800">
        <w:t>Universelles Modell für präzise KI-Steuerung</w:t>
      </w:r>
    </w:p>
    <w:p w14:paraId="086F6861" w14:textId="565247A7" w:rsidR="00DA2404" w:rsidRPr="006E249B" w:rsidRDefault="00DA2404" w:rsidP="000772C4">
      <w:pPr>
        <w:pStyle w:val="berschrift1"/>
        <w:numPr>
          <w:ilvl w:val="1"/>
          <w:numId w:val="193"/>
        </w:numPr>
        <w:tabs>
          <w:tab w:val="left" w:pos="709"/>
          <w:tab w:val="left" w:pos="1701"/>
          <w:tab w:val="left" w:pos="2835"/>
        </w:tabs>
      </w:pPr>
      <w:r w:rsidRPr="006E249B">
        <w:t>Grundprinzip</w:t>
      </w:r>
    </w:p>
    <w:p w14:paraId="35040F81" w14:textId="77777777" w:rsidR="00DA2404" w:rsidRPr="00DD4640" w:rsidRDefault="00DA2404" w:rsidP="00DD4640">
      <w:pPr>
        <w:pStyle w:val="xflie"/>
      </w:pPr>
      <w:r w:rsidRPr="00DD4640">
        <w:t>Jeder leistungsfähige Prompt folgt einer festen Struktur.</w:t>
      </w:r>
    </w:p>
    <w:p w14:paraId="77D39F87" w14:textId="77777777" w:rsidR="00DA2404" w:rsidRPr="00DD4640" w:rsidRDefault="00DA2404" w:rsidP="00DD4640">
      <w:pPr>
        <w:pStyle w:val="xflie"/>
      </w:pPr>
      <w:r w:rsidRPr="00DD4640">
        <w:t>Diese Struktur reduziert Zufallsergebnisse und erhöht Vorhersagbarkeit.</w:t>
      </w:r>
    </w:p>
    <w:p w14:paraId="0C9BEBD1" w14:textId="77777777" w:rsidR="00DA2404" w:rsidRPr="00DD4640" w:rsidRDefault="00DA2404" w:rsidP="00DD4640">
      <w:pPr>
        <w:pStyle w:val="xflie"/>
      </w:pPr>
      <w:r w:rsidRPr="00DD4640">
        <w:t>Das Ziel ist nicht „bessere Texte“, sondern kontrollierbare Ergebnisse.</w:t>
      </w:r>
    </w:p>
    <w:p w14:paraId="54B26872" w14:textId="24E7627D" w:rsidR="00DA2404" w:rsidRPr="00DD4640" w:rsidRDefault="00DA2404" w:rsidP="00DD4640">
      <w:pPr>
        <w:pStyle w:val="xflie"/>
      </w:pPr>
    </w:p>
    <w:p w14:paraId="128E7716" w14:textId="77777777" w:rsidR="007B3800" w:rsidRPr="00DD4640" w:rsidRDefault="007B3800" w:rsidP="00DD4640">
      <w:pPr>
        <w:pStyle w:val="xflie"/>
      </w:pPr>
    </w:p>
    <w:p w14:paraId="668F2C1B" w14:textId="1185A89C" w:rsidR="009A5DD6" w:rsidRPr="006E249B" w:rsidRDefault="00DA2404" w:rsidP="007003DB">
      <w:pPr>
        <w:pStyle w:val="berschrift2"/>
      </w:pPr>
      <w:r w:rsidRPr="006E249B">
        <w:t>Die 6 Baustein</w:t>
      </w:r>
      <w:r w:rsidR="009A5DD6">
        <w:t>e</w:t>
      </w:r>
    </w:p>
    <w:p w14:paraId="13B834ED" w14:textId="472ECD4B" w:rsidR="007B3800" w:rsidRPr="007B3800" w:rsidRDefault="00DA2404" w:rsidP="007003DB">
      <w:pPr>
        <w:pStyle w:val="berschrift4"/>
      </w:pPr>
      <w:r w:rsidRPr="006E249B">
        <w:t>Jeder Prompt besteht aus sechs funktionalen Elementen:</w:t>
      </w:r>
    </w:p>
    <w:tbl>
      <w:tblPr>
        <w:tblW w:w="0" w:type="auto"/>
        <w:tblCellSpacing w:w="15" w:type="dxa"/>
        <w:tblInd w:w="991" w:type="dxa"/>
        <w:tblBorders>
          <w:top w:val="single" w:sz="4" w:space="0" w:color="C45911" w:themeColor="accent2" w:themeShade="BF"/>
          <w:left w:val="single" w:sz="4" w:space="0" w:color="C45911" w:themeColor="accent2" w:themeShade="BF"/>
          <w:bottom w:val="single" w:sz="4" w:space="0" w:color="C45911" w:themeColor="accent2" w:themeShade="BF"/>
          <w:right w:val="single" w:sz="4" w:space="0" w:color="C45911" w:themeColor="accent2" w:themeShade="BF"/>
          <w:insideH w:val="single" w:sz="4" w:space="0" w:color="C45911" w:themeColor="accent2" w:themeShade="BF"/>
          <w:insideV w:val="single" w:sz="4" w:space="0" w:color="C45911" w:themeColor="accent2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969"/>
      </w:tblGrid>
      <w:tr w:rsidR="00DA2404" w:rsidRPr="00385C55" w14:paraId="72D2A94E" w14:textId="77777777" w:rsidTr="00D611C3">
        <w:trPr>
          <w:tblHeader/>
          <w:tblCellSpacing w:w="15" w:type="dxa"/>
        </w:trPr>
        <w:tc>
          <w:tcPr>
            <w:tcW w:w="2082" w:type="dxa"/>
            <w:shd w:val="clear" w:color="auto" w:fill="4B594F"/>
            <w:vAlign w:val="center"/>
            <w:hideMark/>
          </w:tcPr>
          <w:p w14:paraId="23179490" w14:textId="77777777" w:rsidR="00DA2404" w:rsidRPr="007A60A3" w:rsidRDefault="00DA2404" w:rsidP="009A5DD6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jc w:val="center"/>
              <w:rPr>
                <w:b/>
                <w:bCs/>
                <w:color w:val="C6C6C6"/>
              </w:rPr>
            </w:pPr>
            <w:r w:rsidRPr="007A60A3">
              <w:rPr>
                <w:b/>
                <w:bCs/>
                <w:color w:val="C6C6C6"/>
              </w:rPr>
              <w:t>Baustein</w:t>
            </w:r>
          </w:p>
        </w:tc>
        <w:tc>
          <w:tcPr>
            <w:tcW w:w="4924" w:type="dxa"/>
            <w:shd w:val="clear" w:color="auto" w:fill="4B594F"/>
            <w:vAlign w:val="center"/>
            <w:hideMark/>
          </w:tcPr>
          <w:p w14:paraId="5AAB25B6" w14:textId="77777777" w:rsidR="00DA2404" w:rsidRPr="007A60A3" w:rsidRDefault="00DA2404" w:rsidP="009A5DD6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jc w:val="center"/>
              <w:rPr>
                <w:b/>
                <w:bCs/>
                <w:color w:val="FBFBFB"/>
              </w:rPr>
            </w:pPr>
            <w:r w:rsidRPr="007A60A3">
              <w:rPr>
                <w:b/>
                <w:bCs/>
                <w:color w:val="FBFBFB"/>
              </w:rPr>
              <w:t>Funktion</w:t>
            </w:r>
          </w:p>
        </w:tc>
      </w:tr>
      <w:tr w:rsidR="00DA2404" w:rsidRPr="00385C55" w14:paraId="3B5D2A28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16B60EA6" w14:textId="69A96BE4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Rolle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615CACC7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definiert Perspektive und Fachlogik</w:t>
            </w:r>
          </w:p>
        </w:tc>
      </w:tr>
      <w:tr w:rsidR="00DA2404" w:rsidRPr="00385C55" w14:paraId="4B6C09BD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00270E89" w14:textId="05DF5BB4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Aufgabe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7565549D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beschreibt konkrete Handlung</w:t>
            </w:r>
          </w:p>
        </w:tc>
      </w:tr>
      <w:tr w:rsidR="00DA2404" w:rsidRPr="00385C55" w14:paraId="3877ACA3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0ABE85E2" w14:textId="0CFF962A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Kontext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4A22E9FF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liefert reale Rahmenbedingungen</w:t>
            </w:r>
          </w:p>
        </w:tc>
      </w:tr>
      <w:tr w:rsidR="00DA2404" w:rsidRPr="00385C55" w14:paraId="3CAC1F0F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6226AA40" w14:textId="3F4E436D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Zielgruppe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005E4C92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bestimmt Ton, Tiefe und Fokus</w:t>
            </w:r>
          </w:p>
        </w:tc>
      </w:tr>
      <w:tr w:rsidR="00DA2404" w:rsidRPr="00385C55" w14:paraId="39F0361B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323047C3" w14:textId="312A060A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Format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013DC661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erzwingt Struktur der Ausgabe</w:t>
            </w:r>
          </w:p>
        </w:tc>
      </w:tr>
      <w:tr w:rsidR="00DA2404" w:rsidRPr="00385C55" w14:paraId="59197435" w14:textId="77777777" w:rsidTr="00D611C3">
        <w:trPr>
          <w:tblCellSpacing w:w="15" w:type="dxa"/>
        </w:trPr>
        <w:tc>
          <w:tcPr>
            <w:tcW w:w="2082" w:type="dxa"/>
            <w:shd w:val="clear" w:color="auto" w:fill="E2EFD9" w:themeFill="accent6" w:themeFillTint="33"/>
            <w:vAlign w:val="center"/>
            <w:hideMark/>
          </w:tcPr>
          <w:p w14:paraId="4F586C7F" w14:textId="027129D3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Anforderungen</w:t>
            </w:r>
          </w:p>
        </w:tc>
        <w:tc>
          <w:tcPr>
            <w:tcW w:w="4924" w:type="dxa"/>
            <w:shd w:val="clear" w:color="auto" w:fill="E2EFD9" w:themeFill="accent6" w:themeFillTint="33"/>
            <w:vAlign w:val="center"/>
            <w:hideMark/>
          </w:tcPr>
          <w:p w14:paraId="0E471C68" w14:textId="77777777" w:rsidR="00DA2404" w:rsidRPr="00385C55" w:rsidRDefault="00DA2404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rPr>
                <w:sz w:val="22"/>
                <w:szCs w:val="22"/>
              </w:rPr>
            </w:pPr>
            <w:r w:rsidRPr="00385C55">
              <w:rPr>
                <w:sz w:val="22"/>
                <w:szCs w:val="22"/>
              </w:rPr>
              <w:t>setzt Regeln und Grenzen</w:t>
            </w:r>
          </w:p>
        </w:tc>
      </w:tr>
    </w:tbl>
    <w:p w14:paraId="48CB3E90" w14:textId="77777777" w:rsidR="005C2844" w:rsidRDefault="005C284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Cs/>
          <w:iCs/>
          <w:sz w:val="28"/>
          <w:szCs w:val="36"/>
        </w:rPr>
      </w:pPr>
      <w:r>
        <w:br w:type="page"/>
      </w:r>
    </w:p>
    <w:p w14:paraId="54C78D39" w14:textId="4E706478" w:rsidR="00DA2404" w:rsidRPr="00385C55" w:rsidRDefault="00DA2404" w:rsidP="007003DB">
      <w:pPr>
        <w:pStyle w:val="berschrift2"/>
      </w:pPr>
      <w:r w:rsidRPr="00385C55">
        <w:t>Reihenfolge der Anwendung</w:t>
      </w:r>
    </w:p>
    <w:p w14:paraId="0681B30E" w14:textId="36C4C7EC" w:rsidR="00DA2404" w:rsidRPr="00DD4640" w:rsidRDefault="00DA2404" w:rsidP="00DD4640">
      <w:pPr>
        <w:pStyle w:val="xflie"/>
      </w:pPr>
      <w:r w:rsidRPr="00DD4640">
        <w:t>Die Reihenfolge ist verbindlich, da sie die Denklogik der KI steuert:</w:t>
      </w:r>
    </w:p>
    <w:p w14:paraId="4AC2BDD3" w14:textId="77777777" w:rsidR="007B3800" w:rsidRPr="007B3800" w:rsidRDefault="007B3800" w:rsidP="000772C4">
      <w:pPr>
        <w:pStyle w:val="Beschriftung"/>
        <w:tabs>
          <w:tab w:val="left" w:pos="709"/>
          <w:tab w:val="left" w:pos="1701"/>
          <w:tab w:val="left" w:pos="2835"/>
        </w:tabs>
      </w:pPr>
    </w:p>
    <w:p w14:paraId="38BED06A" w14:textId="26592261" w:rsidR="00DA2404" w:rsidRPr="00385C55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2BB150" wp14:editId="19AC396E">
                <wp:simplePos x="0" y="0"/>
                <wp:positionH relativeFrom="column">
                  <wp:posOffset>1884680</wp:posOffset>
                </wp:positionH>
                <wp:positionV relativeFrom="paragraph">
                  <wp:posOffset>40005</wp:posOffset>
                </wp:positionV>
                <wp:extent cx="238760" cy="103505"/>
                <wp:effectExtent l="0" t="19050" r="46990" b="29845"/>
                <wp:wrapNone/>
                <wp:docPr id="1106689260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C95D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1" o:spid="_x0000_s1026" type="#_x0000_t13" alt="&quot;&quot;" style="position:absolute;margin-left:148.4pt;margin-top:3.15pt;width:18.8pt;height:8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" adj="16918" fillcolor="#4472c4 [3204]" strokecolor="#09101d [484]" strokeweight="1pt"/>
            </w:pict>
          </mc:Fallback>
        </mc:AlternateContent>
      </w:r>
      <w:r w:rsidR="00DA2404" w:rsidRPr="00385C55">
        <w:t>Rolle</w:t>
      </w:r>
      <w:r>
        <w:tab/>
      </w:r>
      <w:r w:rsidRPr="00385C55">
        <w:rPr>
          <w:rFonts w:cs="Raleway"/>
        </w:rPr>
        <w:t xml:space="preserve"> </w:t>
      </w:r>
      <w:r>
        <w:rPr>
          <w:rFonts w:cs="Raleway"/>
        </w:rPr>
        <w:tab/>
      </w:r>
      <w:r>
        <w:rPr>
          <w:rFonts w:cs="Raleway"/>
        </w:rPr>
        <w:tab/>
      </w:r>
      <w:r>
        <w:rPr>
          <w:rFonts w:cs="Raleway"/>
        </w:rPr>
        <w:tab/>
      </w:r>
      <w:r w:rsidR="00DA2404" w:rsidRPr="00385C55">
        <w:rPr>
          <w:rFonts w:cs="Raleway"/>
        </w:rPr>
        <w:t>„</w:t>
      </w:r>
      <w:r w:rsidR="00DA2404" w:rsidRPr="00385C55">
        <w:t>Wer analysiert?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0B4E526B" w14:textId="457AD828" w:rsidR="00DA2404" w:rsidRPr="00385C55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98AB2F" wp14:editId="1ED4504D">
                <wp:simplePos x="0" y="0"/>
                <wp:positionH relativeFrom="column">
                  <wp:posOffset>1884680</wp:posOffset>
                </wp:positionH>
                <wp:positionV relativeFrom="paragraph">
                  <wp:posOffset>41275</wp:posOffset>
                </wp:positionV>
                <wp:extent cx="238760" cy="103505"/>
                <wp:effectExtent l="0" t="19050" r="46990" b="29845"/>
                <wp:wrapNone/>
                <wp:docPr id="964901471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5200" id="Pfeil: nach rechts 1" o:spid="_x0000_s1026" type="#_x0000_t13" alt="&quot;&quot;" style="position:absolute;margin-left:148.4pt;margin-top:3.25pt;width:18.8pt;height: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" adj="16918" fillcolor="#4472c4 [3204]" strokecolor="#09101d [484]" strokeweight="1pt"/>
            </w:pict>
          </mc:Fallback>
        </mc:AlternateContent>
      </w:r>
      <w:r w:rsidR="00DA2404" w:rsidRPr="00385C55">
        <w:t xml:space="preserve">Aufgabe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A2404" w:rsidRPr="00385C55">
        <w:rPr>
          <w:rFonts w:cs="Raleway"/>
        </w:rPr>
        <w:t>„</w:t>
      </w:r>
      <w:r w:rsidR="00DA2404" w:rsidRPr="00385C55">
        <w:t>Was soll getan werden?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56BC9987" w14:textId="7E049482" w:rsidR="00DA2404" w:rsidRPr="00385C55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4BF8CA" wp14:editId="33325E9E">
                <wp:simplePos x="0" y="0"/>
                <wp:positionH relativeFrom="column">
                  <wp:posOffset>1896745</wp:posOffset>
                </wp:positionH>
                <wp:positionV relativeFrom="paragraph">
                  <wp:posOffset>45720</wp:posOffset>
                </wp:positionV>
                <wp:extent cx="238760" cy="103505"/>
                <wp:effectExtent l="0" t="19050" r="46990" b="29845"/>
                <wp:wrapNone/>
                <wp:docPr id="1804106028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C257F" id="Pfeil: nach rechts 1" o:spid="_x0000_s1026" type="#_x0000_t13" alt="&quot;&quot;" style="position:absolute;margin-left:149.35pt;margin-top:3.6pt;width:18.8pt;height:8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" adj="16918" fillcolor="#4472c4 [3204]" strokecolor="#09101d [484]" strokeweight="1pt"/>
            </w:pict>
          </mc:Fallback>
        </mc:AlternateContent>
      </w:r>
      <w:r w:rsidR="00DA2404" w:rsidRPr="00385C55">
        <w:t>Kontext</w:t>
      </w:r>
      <w:r>
        <w:tab/>
      </w:r>
      <w:r>
        <w:tab/>
      </w:r>
      <w:r>
        <w:tab/>
      </w:r>
      <w:r w:rsidR="009A5DD6">
        <w:tab/>
      </w:r>
      <w:r w:rsidR="00DA2404" w:rsidRPr="00385C55">
        <w:rPr>
          <w:rFonts w:cs="Raleway"/>
        </w:rPr>
        <w:t>„</w:t>
      </w:r>
      <w:r w:rsidR="00DA2404" w:rsidRPr="00385C55">
        <w:t>Unter welchen Bedingungen?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1C5AB4E6" w14:textId="38A63E07" w:rsidR="00DA2404" w:rsidRPr="00385C55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BA1203" wp14:editId="66C7154C">
                <wp:simplePos x="0" y="0"/>
                <wp:positionH relativeFrom="column">
                  <wp:posOffset>1889760</wp:posOffset>
                </wp:positionH>
                <wp:positionV relativeFrom="paragraph">
                  <wp:posOffset>44450</wp:posOffset>
                </wp:positionV>
                <wp:extent cx="238760" cy="103505"/>
                <wp:effectExtent l="0" t="19050" r="46990" b="29845"/>
                <wp:wrapNone/>
                <wp:docPr id="1121286549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E5361" id="Pfeil: nach rechts 1" o:spid="_x0000_s1026" type="#_x0000_t13" alt="&quot;&quot;" style="position:absolute;margin-left:148.8pt;margin-top:3.5pt;width:18.8pt;height:8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" adj="16918" fillcolor="#4472c4 [3204]" strokecolor="#09101d [484]" strokeweight="1pt"/>
            </w:pict>
          </mc:Fallback>
        </mc:AlternateContent>
      </w:r>
      <w:r w:rsidR="00DA2404" w:rsidRPr="00385C55">
        <w:t>Zielgruppe</w:t>
      </w:r>
      <w:r>
        <w:tab/>
      </w:r>
      <w:r>
        <w:tab/>
      </w:r>
      <w:r>
        <w:tab/>
      </w:r>
      <w:r w:rsidR="00DA2404" w:rsidRPr="00385C55">
        <w:rPr>
          <w:rFonts w:cs="Raleway"/>
        </w:rPr>
        <w:t>„</w:t>
      </w:r>
      <w:r w:rsidR="00DA2404" w:rsidRPr="00385C55">
        <w:t>F</w:t>
      </w:r>
      <w:r w:rsidR="00DA2404" w:rsidRPr="00385C55">
        <w:rPr>
          <w:rFonts w:cs="Raleway"/>
        </w:rPr>
        <w:t>ü</w:t>
      </w:r>
      <w:r w:rsidR="00DA2404" w:rsidRPr="00385C55">
        <w:t>r wen ist das Ergebnis?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5EDAA1C3" w14:textId="30D750EA" w:rsidR="00DA2404" w:rsidRPr="00385C55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EC1985" wp14:editId="65DB9BA7">
                <wp:simplePos x="0" y="0"/>
                <wp:positionH relativeFrom="column">
                  <wp:posOffset>1893570</wp:posOffset>
                </wp:positionH>
                <wp:positionV relativeFrom="paragraph">
                  <wp:posOffset>50800</wp:posOffset>
                </wp:positionV>
                <wp:extent cx="238760" cy="103505"/>
                <wp:effectExtent l="0" t="19050" r="46990" b="29845"/>
                <wp:wrapNone/>
                <wp:docPr id="1409603166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DD44E" id="Pfeil: nach rechts 1" o:spid="_x0000_s1026" type="#_x0000_t13" alt="&quot;&quot;" style="position:absolute;margin-left:149.1pt;margin-top:4pt;width:18.8pt;height: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" adj="16918" fillcolor="#4472c4 [3204]" strokecolor="#09101d [484]" strokeweight="1pt"/>
            </w:pict>
          </mc:Fallback>
        </mc:AlternateContent>
      </w:r>
      <w:r w:rsidR="00DA2404" w:rsidRPr="00385C55">
        <w:t>Format</w:t>
      </w:r>
      <w:r>
        <w:tab/>
      </w:r>
      <w:r>
        <w:tab/>
      </w:r>
      <w:r w:rsidR="00DA2404" w:rsidRPr="00385C55">
        <w:t xml:space="preserve"> </w:t>
      </w:r>
      <w:r>
        <w:tab/>
      </w:r>
      <w:r w:rsidR="009A5DD6">
        <w:tab/>
      </w:r>
      <w:r w:rsidR="00DA2404" w:rsidRPr="00385C55">
        <w:rPr>
          <w:rFonts w:cs="Raleway"/>
        </w:rPr>
        <w:t>„</w:t>
      </w:r>
      <w:r w:rsidR="00DA2404" w:rsidRPr="00385C55">
        <w:t>Wie muss es aussehen?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13C620DB" w14:textId="41DD1EB6" w:rsidR="00DA2404" w:rsidRDefault="000E13B6" w:rsidP="000772C4">
      <w:pPr>
        <w:numPr>
          <w:ilvl w:val="0"/>
          <w:numId w:val="25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9096EE" wp14:editId="584BD0E5">
                <wp:simplePos x="0" y="0"/>
                <wp:positionH relativeFrom="column">
                  <wp:posOffset>1916430</wp:posOffset>
                </wp:positionH>
                <wp:positionV relativeFrom="paragraph">
                  <wp:posOffset>37465</wp:posOffset>
                </wp:positionV>
                <wp:extent cx="238760" cy="103505"/>
                <wp:effectExtent l="0" t="19050" r="46990" b="29845"/>
                <wp:wrapNone/>
                <wp:docPr id="1010851861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E4B83" id="Pfeil: nach rechts 1" o:spid="_x0000_s1026" type="#_x0000_t13" alt="&quot;&quot;" style="position:absolute;margin-left:150.9pt;margin-top:2.95pt;width:18.8pt;height: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" adj="16918" fillcolor="#4472c4 [3204]" strokecolor="#09101d [484]" strokeweight="1pt"/>
            </w:pict>
          </mc:Fallback>
        </mc:AlternateContent>
      </w:r>
      <w:r w:rsidR="00DA2404" w:rsidRPr="00385C55">
        <w:t>Anforderungen</w:t>
      </w:r>
      <w:r>
        <w:tab/>
      </w:r>
      <w:r>
        <w:tab/>
      </w:r>
      <w:r w:rsidR="009A5DD6">
        <w:tab/>
      </w:r>
      <w:r w:rsidR="00DA2404" w:rsidRPr="00385C55">
        <w:rPr>
          <w:rFonts w:cs="Raleway"/>
        </w:rPr>
        <w:t>„</w:t>
      </w:r>
      <w:r w:rsidR="00DA2404" w:rsidRPr="00385C55">
        <w:t>Was ist erlaubt / verboten?</w:t>
      </w:r>
      <w:r w:rsidR="00DA2404" w:rsidRPr="00385C55">
        <w:rPr>
          <w:rFonts w:cs="Raleway"/>
        </w:rPr>
        <w:t>“</w:t>
      </w:r>
      <w:r w:rsidR="00DA2404" w:rsidRPr="00385C55">
        <w:t xml:space="preserve"> </w:t>
      </w:r>
    </w:p>
    <w:p w14:paraId="396CC1F7" w14:textId="77777777" w:rsidR="007B3800" w:rsidRPr="00DD4640" w:rsidRDefault="007B3800" w:rsidP="00DD4640">
      <w:pPr>
        <w:pStyle w:val="xflie"/>
      </w:pPr>
    </w:p>
    <w:p w14:paraId="3F70A3EF" w14:textId="77777777" w:rsidR="007B3800" w:rsidRPr="00DD4640" w:rsidRDefault="007B3800" w:rsidP="00DD4640">
      <w:pPr>
        <w:pStyle w:val="xflie"/>
      </w:pPr>
    </w:p>
    <w:p w14:paraId="721D4652" w14:textId="5C5FAFDF" w:rsidR="000E13B6" w:rsidRDefault="00DA2404" w:rsidP="007003DB">
      <w:pPr>
        <w:pStyle w:val="berschrift2"/>
      </w:pPr>
      <w:r w:rsidRPr="00385C55">
        <w:t>Beispiel 1 – Controlling (Soll-Ist-Abweichung)</w:t>
      </w:r>
    </w:p>
    <w:p w14:paraId="58FFB6BD" w14:textId="77777777" w:rsidR="009A5DD6" w:rsidRPr="00DD4640" w:rsidRDefault="009A5DD6" w:rsidP="00DD4640">
      <w:pPr>
        <w:pStyle w:val="xflie"/>
      </w:pPr>
    </w:p>
    <w:p w14:paraId="4B2360A3" w14:textId="77777777" w:rsidR="00DD171C" w:rsidRPr="00DD4640" w:rsidRDefault="00DA2404" w:rsidP="00DD4640">
      <w:pPr>
        <w:pStyle w:val="xflie"/>
        <w:rPr>
          <w:rStyle w:val="IntensiveHervorhebung"/>
          <w:color w:val="000000" w:themeColor="text1"/>
        </w:rPr>
      </w:pPr>
      <w:r w:rsidRPr="00DD4640">
        <w:rPr>
          <w:rStyle w:val="IntensiveHervorhebung"/>
          <w:color w:val="000000" w:themeColor="text1"/>
        </w:rPr>
        <w:t>„Analysiere unsere Abweichungen.</w:t>
      </w:r>
    </w:p>
    <w:p w14:paraId="502BF6D0" w14:textId="779285C9" w:rsidR="00DA2404" w:rsidRPr="00DD4640" w:rsidRDefault="00DA2404" w:rsidP="00DD4640">
      <w:pPr>
        <w:pStyle w:val="xflie"/>
        <w:rPr>
          <w:rStyle w:val="IntensiveHervorhebung"/>
          <w:color w:val="000000" w:themeColor="text1"/>
        </w:rPr>
      </w:pPr>
      <w:r w:rsidRPr="00DD4640">
        <w:rPr>
          <w:rStyle w:val="IntensiveHervorhebung"/>
          <w:color w:val="000000" w:themeColor="text1"/>
        </w:rPr>
        <w:t>“</w:t>
      </w:r>
    </w:p>
    <w:p w14:paraId="41A87B27" w14:textId="611EBD4B" w:rsidR="00DA2404" w:rsidRPr="00385C55" w:rsidRDefault="000E13B6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ind w:firstLine="708"/>
      </w:pPr>
      <w:r w:rsidRPr="000E13B6">
        <w:rPr>
          <w:rStyle w:val="Hervorhebung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E873C9" wp14:editId="7AB110A8">
                <wp:simplePos x="0" y="0"/>
                <wp:positionH relativeFrom="column">
                  <wp:posOffset>428625</wp:posOffset>
                </wp:positionH>
                <wp:positionV relativeFrom="paragraph">
                  <wp:posOffset>54610</wp:posOffset>
                </wp:positionV>
                <wp:extent cx="238760" cy="103505"/>
                <wp:effectExtent l="0" t="19050" r="46990" b="29845"/>
                <wp:wrapNone/>
                <wp:docPr id="1641132968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15046" id="Pfeil: nach rechts 1" o:spid="_x0000_s1026" type="#_x0000_t13" alt="&quot;&quot;" style="position:absolute;margin-left:33.75pt;margin-top:4.3pt;width:18.8pt;height:8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" adj="16918" fillcolor="#4472c4 [3204]" strokecolor="#09101d [484]" strokeweight="1pt"/>
            </w:pict>
          </mc:Fallback>
        </mc:AlternateContent>
      </w:r>
      <w:r w:rsidR="00DD171C">
        <w:rPr>
          <w:rStyle w:val="Hervorhebung"/>
        </w:rPr>
        <w:tab/>
      </w:r>
      <w:r w:rsidR="00DD171C">
        <w:rPr>
          <w:rStyle w:val="Hervorhebung"/>
        </w:rPr>
        <w:tab/>
      </w:r>
      <w:r w:rsidR="00DA2404" w:rsidRPr="00385C55">
        <w:rPr>
          <w:rStyle w:val="Hervorhebung"/>
        </w:rPr>
        <w:t>Ergebnis:</w:t>
      </w:r>
      <w:r w:rsidR="00DA2404" w:rsidRPr="00385C55">
        <w:t xml:space="preserve"> unvollst</w:t>
      </w:r>
      <w:r w:rsidR="00DA2404" w:rsidRPr="00385C55">
        <w:rPr>
          <w:rFonts w:cs="Raleway"/>
        </w:rPr>
        <w:t>ä</w:t>
      </w:r>
      <w:r w:rsidR="00DA2404" w:rsidRPr="00385C55">
        <w:t>ndig, unspezifisch, nicht entscheidungsf</w:t>
      </w:r>
      <w:r w:rsidR="00DA2404" w:rsidRPr="00385C55">
        <w:rPr>
          <w:rFonts w:cs="Raleway"/>
        </w:rPr>
        <w:t>ä</w:t>
      </w:r>
      <w:r w:rsidR="00DA2404" w:rsidRPr="00385C55">
        <w:t>hig</w:t>
      </w:r>
    </w:p>
    <w:p w14:paraId="77896F17" w14:textId="3973AC0B" w:rsidR="00DA2404" w:rsidRDefault="00DA2404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383F50B" w14:textId="27DC1F3C" w:rsidR="00DA2404" w:rsidRPr="00DD4640" w:rsidRDefault="00DD171C" w:rsidP="000772C4">
      <w:pPr>
        <w:tabs>
          <w:tab w:val="left" w:pos="709"/>
          <w:tab w:val="left" w:pos="1701"/>
          <w:tab w:val="left" w:pos="2835"/>
        </w:tabs>
        <w:spacing w:before="120" w:after="160" w:line="324" w:lineRule="auto"/>
        <w:rPr>
          <w:rStyle w:val="xflieZchn"/>
        </w:rPr>
      </w:pPr>
      <w:r w:rsidRPr="007A60A3">
        <w:rPr>
          <w:rStyle w:val="berschrift3Zchn"/>
        </w:rPr>
        <w:tab/>
      </w:r>
      <w:r w:rsidR="00DA2404" w:rsidRPr="007A60A3">
        <w:rPr>
          <w:rStyle w:val="berschrift3Zchn"/>
        </w:rPr>
        <w:t>Rolle:</w:t>
      </w:r>
      <w:r w:rsidR="00DA2404" w:rsidRPr="00385C55">
        <w:br/>
      </w:r>
      <w:r w:rsidR="00DA2404" w:rsidRPr="00DD4640">
        <w:rPr>
          <w:rStyle w:val="xflieZchn"/>
        </w:rPr>
        <w:t>Du bist ein erfahrener Controlling-Leiter im Maschinenbau.</w:t>
      </w:r>
    </w:p>
    <w:p w14:paraId="276B3EB3" w14:textId="77777777" w:rsidR="00DD171C" w:rsidRPr="00DD4640" w:rsidRDefault="00DD171C" w:rsidP="00DD4640">
      <w:pPr>
        <w:pStyle w:val="xflie"/>
      </w:pPr>
    </w:p>
    <w:p w14:paraId="785C5693" w14:textId="081A7A1A" w:rsidR="00DA2404" w:rsidRPr="00DD4640" w:rsidRDefault="00DD171C" w:rsidP="000772C4">
      <w:pPr>
        <w:tabs>
          <w:tab w:val="left" w:pos="709"/>
          <w:tab w:val="left" w:pos="1701"/>
          <w:tab w:val="left" w:pos="2835"/>
        </w:tabs>
        <w:spacing w:before="120" w:after="160" w:line="324" w:lineRule="auto"/>
        <w:rPr>
          <w:rStyle w:val="xflieZchn"/>
        </w:rPr>
      </w:pPr>
      <w:r>
        <w:rPr>
          <w:rStyle w:val="Hervorhebung"/>
        </w:rPr>
        <w:tab/>
      </w:r>
      <w:r w:rsidR="00DA2404" w:rsidRPr="007A60A3">
        <w:rPr>
          <w:rStyle w:val="berschrift3Zchn"/>
        </w:rPr>
        <w:t>Aufgabe</w:t>
      </w:r>
      <w:r w:rsidR="00DA2404" w:rsidRPr="00385C55">
        <w:rPr>
          <w:rStyle w:val="berschrift4Zchn"/>
          <w:b w:val="0"/>
        </w:rPr>
        <w:t>:</w:t>
      </w:r>
      <w:r w:rsidR="00DA2404" w:rsidRPr="00385C55">
        <w:br/>
      </w:r>
      <w:r w:rsidR="00DA2404" w:rsidRPr="00DD4640">
        <w:rPr>
          <w:rStyle w:val="xflieZchn"/>
        </w:rPr>
        <w:t>Führe eine Soll-Ist-Abweichungsanalyse für den Bereich Produktion durch.</w:t>
      </w:r>
    </w:p>
    <w:p w14:paraId="0D288411" w14:textId="77777777" w:rsidR="00DD171C" w:rsidRPr="00DD4640" w:rsidRDefault="00DD171C" w:rsidP="00DD4640">
      <w:pPr>
        <w:pStyle w:val="xflie"/>
      </w:pPr>
    </w:p>
    <w:p w14:paraId="09722C5C" w14:textId="1D4D49DF" w:rsidR="00DA2404" w:rsidRPr="00DD4640" w:rsidRDefault="00DD171C" w:rsidP="000772C4">
      <w:pPr>
        <w:tabs>
          <w:tab w:val="left" w:pos="709"/>
          <w:tab w:val="left" w:pos="1701"/>
          <w:tab w:val="left" w:pos="2835"/>
        </w:tabs>
        <w:spacing w:before="120" w:after="160" w:line="324" w:lineRule="auto"/>
        <w:rPr>
          <w:rStyle w:val="xflieZchn"/>
        </w:rPr>
      </w:pPr>
      <w:r>
        <w:rPr>
          <w:rStyle w:val="Hervorhebung"/>
        </w:rPr>
        <w:tab/>
      </w:r>
      <w:r w:rsidR="00DA2404" w:rsidRPr="007A60A3">
        <w:rPr>
          <w:rStyle w:val="berschrift3Zchn"/>
        </w:rPr>
        <w:t>Kontext</w:t>
      </w:r>
      <w:r w:rsidR="00DA2404" w:rsidRPr="00385C55">
        <w:rPr>
          <w:b/>
          <w:bCs/>
        </w:rPr>
        <w:t>:</w:t>
      </w:r>
      <w:r w:rsidR="00DA2404" w:rsidRPr="00385C55">
        <w:br/>
      </w:r>
      <w:r w:rsidR="00DA2404" w:rsidRPr="00DD4640">
        <w:rPr>
          <w:rStyle w:val="xflieZchn"/>
        </w:rPr>
        <w:t>Stahlpreise +8 %, 3 unbesetzte Stellen, erhöhte Ausschussquote im Januar.</w:t>
      </w:r>
    </w:p>
    <w:p w14:paraId="15FAD276" w14:textId="77777777" w:rsidR="00DD171C" w:rsidRPr="00DD4640" w:rsidRDefault="00DD171C" w:rsidP="00DD4640">
      <w:pPr>
        <w:pStyle w:val="xflie"/>
      </w:pPr>
    </w:p>
    <w:p w14:paraId="7C1C68B6" w14:textId="2D02EF6D" w:rsidR="00DA2404" w:rsidRPr="00DD4640" w:rsidRDefault="00DD171C" w:rsidP="000772C4">
      <w:pPr>
        <w:tabs>
          <w:tab w:val="left" w:pos="709"/>
          <w:tab w:val="left" w:pos="1701"/>
          <w:tab w:val="left" w:pos="2835"/>
        </w:tabs>
        <w:spacing w:before="120" w:after="160" w:line="324" w:lineRule="auto"/>
        <w:rPr>
          <w:rStyle w:val="xflieZchn"/>
        </w:rPr>
      </w:pPr>
      <w:r>
        <w:rPr>
          <w:rStyle w:val="Hervorhebung"/>
        </w:rPr>
        <w:tab/>
      </w:r>
      <w:r w:rsidR="00DA2404" w:rsidRPr="007A60A3">
        <w:rPr>
          <w:rStyle w:val="berschrift3Zchn"/>
        </w:rPr>
        <w:t>Zielgruppe</w:t>
      </w:r>
      <w:r w:rsidR="00DA2404" w:rsidRPr="00385C55">
        <w:rPr>
          <w:b/>
          <w:bCs/>
        </w:rPr>
        <w:t>:</w:t>
      </w:r>
      <w:r w:rsidR="00DA2404" w:rsidRPr="00385C55">
        <w:br/>
      </w:r>
      <w:r w:rsidR="00DA2404" w:rsidRPr="00DD4640">
        <w:rPr>
          <w:rStyle w:val="xflieZchn"/>
        </w:rPr>
        <w:t>Geschäftsführung, wenig Zeit, benötigt Entscheidungsgrundlage.</w:t>
      </w:r>
    </w:p>
    <w:p w14:paraId="07BF4E8A" w14:textId="77777777" w:rsidR="00DD171C" w:rsidRPr="00DD4640" w:rsidRDefault="00DD171C" w:rsidP="00DD4640">
      <w:pPr>
        <w:pStyle w:val="xflie"/>
      </w:pPr>
    </w:p>
    <w:p w14:paraId="68E9FD29" w14:textId="5E2452B1" w:rsidR="00DA2404" w:rsidRPr="00DD4640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  <w:rPr>
          <w:rStyle w:val="xflieZchn"/>
        </w:rPr>
      </w:pPr>
      <w:r>
        <w:rPr>
          <w:rStyle w:val="Hervorhebung"/>
        </w:rPr>
        <w:tab/>
      </w:r>
      <w:r w:rsidR="00DA2404" w:rsidRPr="007A60A3">
        <w:rPr>
          <w:rStyle w:val="berschrift3Zchn"/>
        </w:rPr>
        <w:t>Format</w:t>
      </w:r>
      <w:r w:rsidR="00DA2404" w:rsidRPr="00385C55">
        <w:rPr>
          <w:rStyle w:val="berschrift4Zchn"/>
          <w:b w:val="0"/>
        </w:rPr>
        <w:t>:</w:t>
      </w:r>
      <w:r w:rsidR="00DA2404" w:rsidRPr="00385C55">
        <w:br/>
      </w:r>
      <w:r w:rsidR="00DA2404" w:rsidRPr="00DD4640">
        <w:rPr>
          <w:rStyle w:val="xflieZchn"/>
        </w:rPr>
        <w:t>Tabelle mit Abweichungen + 3 Kerninterpretationen + 2 Handlungsempfehlungen.</w:t>
      </w:r>
    </w:p>
    <w:p w14:paraId="73A1EF39" w14:textId="20BB67D5" w:rsidR="00DA2404" w:rsidRPr="00385C55" w:rsidRDefault="00DD171C" w:rsidP="000772C4">
      <w:pPr>
        <w:tabs>
          <w:tab w:val="left" w:pos="709"/>
          <w:tab w:val="left" w:pos="1701"/>
          <w:tab w:val="left" w:pos="2835"/>
        </w:tabs>
        <w:spacing w:before="120" w:after="160" w:line="324" w:lineRule="auto"/>
        <w:rPr>
          <w:b/>
          <w:bCs/>
        </w:rPr>
      </w:pPr>
      <w:r>
        <w:rPr>
          <w:rStyle w:val="Hervorhebung"/>
        </w:rPr>
        <w:tab/>
      </w:r>
      <w:r w:rsidR="00DA2404" w:rsidRPr="007A60A3">
        <w:rPr>
          <w:rStyle w:val="berschrift3Zchn"/>
        </w:rPr>
        <w:t>Anforderungen</w:t>
      </w:r>
      <w:r w:rsidR="00DA2404" w:rsidRPr="00385C55">
        <w:rPr>
          <w:b/>
          <w:bCs/>
        </w:rPr>
        <w:t>:</w:t>
      </w:r>
      <w:r w:rsidR="00DA2404" w:rsidRPr="00385C55">
        <w:br/>
      </w:r>
      <w:r w:rsidR="00DA2404" w:rsidRPr="00DD4640">
        <w:rPr>
          <w:rStyle w:val="xflieZchn"/>
        </w:rPr>
        <w:t>Keine Schuldzuweisungen. Nur faktenbasierte Aussagen. Unsicherheiten markieren.</w:t>
      </w:r>
    </w:p>
    <w:p w14:paraId="26635C0A" w14:textId="66D5536B" w:rsidR="00DA2404" w:rsidRPr="00385C55" w:rsidRDefault="00DA2404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4CCEA8B3" w14:textId="13410549" w:rsidR="00DA2404" w:rsidRPr="00AD1D30" w:rsidRDefault="00DA2404" w:rsidP="007003DB">
      <w:pPr>
        <w:pStyle w:val="berschrift4"/>
      </w:pPr>
      <w:r w:rsidRPr="00AD1D30">
        <w:t>Ergebniswirkung</w:t>
      </w:r>
    </w:p>
    <w:p w14:paraId="2F2AB64B" w14:textId="7FE5B78E" w:rsidR="00DA2404" w:rsidRPr="00EB46FE" w:rsidRDefault="00DA2404" w:rsidP="003D3557">
      <w:pPr>
        <w:pStyle w:val="bulletpoints"/>
        <w:framePr w:wrap="around"/>
      </w:pPr>
      <w:r w:rsidRPr="00EB46FE">
        <w:t>statt Text:</w:t>
      </w:r>
      <w:r w:rsidR="007B3800">
        <w:tab/>
      </w:r>
      <w:r w:rsidRPr="00EB46FE">
        <w:t xml:space="preserve">strukturierte Entscheidungsgrundlage </w:t>
      </w:r>
    </w:p>
    <w:p w14:paraId="14A017DE" w14:textId="536DF4F9" w:rsidR="00DA2404" w:rsidRPr="00EB46FE" w:rsidRDefault="00DA2404" w:rsidP="003D3557">
      <w:pPr>
        <w:pStyle w:val="bulletpoints"/>
        <w:framePr w:wrap="around"/>
      </w:pPr>
      <w:r w:rsidRPr="00EB46FE">
        <w:t xml:space="preserve">statt Interpretation: klare Handlungsoptionen </w:t>
      </w:r>
    </w:p>
    <w:p w14:paraId="5CC0511A" w14:textId="5A3175E6" w:rsidR="00DA2404" w:rsidRPr="00EB46FE" w:rsidRDefault="00DA2404" w:rsidP="003D3557">
      <w:pPr>
        <w:pStyle w:val="bulletpoints"/>
        <w:framePr w:wrap="around"/>
      </w:pPr>
      <w:r w:rsidRPr="00EB46FE">
        <w:t>statt Nachbearbeitung:</w:t>
      </w:r>
      <w:r w:rsidR="007B3800">
        <w:tab/>
      </w:r>
      <w:r w:rsidRPr="00EB46FE">
        <w:t xml:space="preserve"> direkte Verwendbarkeit </w:t>
      </w:r>
    </w:p>
    <w:p w14:paraId="58F427CA" w14:textId="7EA47489" w:rsidR="00DA2404" w:rsidRPr="00DD4640" w:rsidRDefault="00DA2404" w:rsidP="00DD4640">
      <w:pPr>
        <w:pStyle w:val="xflie"/>
      </w:pPr>
    </w:p>
    <w:p w14:paraId="557C3294" w14:textId="77777777" w:rsidR="00DD171C" w:rsidRPr="00DD4640" w:rsidRDefault="00DD171C" w:rsidP="00DD4640">
      <w:pPr>
        <w:pStyle w:val="xflie"/>
      </w:pPr>
    </w:p>
    <w:p w14:paraId="29A745F4" w14:textId="7FD12D48" w:rsidR="00DA2404" w:rsidRPr="00385C55" w:rsidRDefault="00DA2404" w:rsidP="007003DB">
      <w:pPr>
        <w:pStyle w:val="berschrift2"/>
      </w:pPr>
      <w:r w:rsidRPr="00385C55">
        <w:t>Beispiel 2 – E-Mail (Management-Kommunikation)</w:t>
      </w:r>
    </w:p>
    <w:p w14:paraId="2088B084" w14:textId="77777777" w:rsidR="00DD171C" w:rsidRPr="00DD4640" w:rsidRDefault="00DD171C" w:rsidP="00DD4640">
      <w:pPr>
        <w:pStyle w:val="xflie"/>
        <w:rPr>
          <w:rStyle w:val="Hervorhebung"/>
          <w:color w:val="000000" w:themeColor="text1"/>
        </w:rPr>
      </w:pPr>
    </w:p>
    <w:p w14:paraId="113365C1" w14:textId="61F574A4" w:rsidR="00DA2404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Rolle</w:t>
      </w:r>
      <w:r w:rsidR="00DA2404" w:rsidRPr="00385C55">
        <w:rPr>
          <w:b/>
          <w:bCs/>
        </w:rPr>
        <w:t>:</w:t>
      </w:r>
      <w:r w:rsidR="00DA2404" w:rsidRPr="00385C55">
        <w:br/>
        <w:t>Kommunikationsverantwortlicher im B2B-Umfeld</w:t>
      </w:r>
    </w:p>
    <w:p w14:paraId="3669D84A" w14:textId="77777777" w:rsidR="00DD171C" w:rsidRPr="00DD4640" w:rsidRDefault="00DD171C" w:rsidP="00DD4640">
      <w:pPr>
        <w:pStyle w:val="xflie"/>
      </w:pPr>
    </w:p>
    <w:p w14:paraId="7BD354DB" w14:textId="0D09C46C" w:rsidR="00DA2404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Aufgabe</w:t>
      </w:r>
      <w:r w:rsidR="00DA2404" w:rsidRPr="00385C55">
        <w:rPr>
          <w:b/>
          <w:bCs/>
        </w:rPr>
        <w:t>:</w:t>
      </w:r>
      <w:r w:rsidR="00DA2404" w:rsidRPr="00385C55">
        <w:br/>
        <w:t>Formuliere eine Eskalations-E-Mail zu Projektverzögerung</w:t>
      </w:r>
    </w:p>
    <w:p w14:paraId="2A611E8B" w14:textId="77777777" w:rsidR="00DD171C" w:rsidRPr="00DD4640" w:rsidRDefault="00DD171C" w:rsidP="00DD4640">
      <w:pPr>
        <w:pStyle w:val="xflie"/>
      </w:pPr>
    </w:p>
    <w:p w14:paraId="756B5B27" w14:textId="7845ACDC" w:rsidR="00DA2404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Kontext</w:t>
      </w:r>
      <w:r w:rsidR="00DA2404" w:rsidRPr="00385C55">
        <w:rPr>
          <w:b/>
          <w:bCs/>
        </w:rPr>
        <w:t>:</w:t>
      </w:r>
      <w:r w:rsidR="00DA2404" w:rsidRPr="00385C55">
        <w:br/>
        <w:t>Lieferverzug 6 Tage, Folgeprojekt blockiert, Kosten +2.000 €/Tag</w:t>
      </w:r>
    </w:p>
    <w:p w14:paraId="4B956281" w14:textId="77777777" w:rsidR="00DD171C" w:rsidRPr="00DD4640" w:rsidRDefault="00DD171C" w:rsidP="00DD4640">
      <w:pPr>
        <w:pStyle w:val="xflie"/>
      </w:pPr>
    </w:p>
    <w:p w14:paraId="3294E247" w14:textId="2EF48775" w:rsidR="00DA2404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Zielgruppe</w:t>
      </w:r>
      <w:r w:rsidR="00DA2404" w:rsidRPr="00385C55">
        <w:rPr>
          <w:b/>
          <w:bCs/>
        </w:rPr>
        <w:t>:</w:t>
      </w:r>
      <w:r w:rsidR="00DA2404" w:rsidRPr="00385C55">
        <w:br/>
        <w:t>Projektleiter, unter Druck, aber verantwortlich</w:t>
      </w:r>
    </w:p>
    <w:p w14:paraId="273620E0" w14:textId="77777777" w:rsidR="00DD171C" w:rsidRPr="00DD171C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  <w:rPr>
          <w:rStyle w:val="Hervorhebung"/>
          <w:b w:val="0"/>
          <w:bCs/>
          <w:i w:val="0"/>
          <w:iCs w:val="0"/>
        </w:rPr>
      </w:pPr>
    </w:p>
    <w:p w14:paraId="14B9820E" w14:textId="6656B3A1" w:rsidR="00DA2404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Format</w:t>
      </w:r>
      <w:r w:rsidR="00DA2404" w:rsidRPr="00385C55">
        <w:rPr>
          <w:b/>
          <w:bCs/>
        </w:rPr>
        <w:t>:</w:t>
      </w:r>
      <w:r w:rsidR="00DA2404" w:rsidRPr="00385C55">
        <w:br/>
        <w:t>Betreff + 5 Sätze + klare nächste Schritte</w:t>
      </w:r>
    </w:p>
    <w:p w14:paraId="24118C46" w14:textId="77777777" w:rsidR="00DD171C" w:rsidRPr="00DD4640" w:rsidRDefault="00DD171C" w:rsidP="00DD4640">
      <w:pPr>
        <w:pStyle w:val="xflie"/>
      </w:pPr>
    </w:p>
    <w:p w14:paraId="2BBF18C5" w14:textId="02A5E8D8" w:rsidR="00DA2404" w:rsidRPr="00385C55" w:rsidRDefault="00DD171C" w:rsidP="000772C4">
      <w:pPr>
        <w:tabs>
          <w:tab w:val="left" w:pos="709"/>
          <w:tab w:val="left" w:pos="1701"/>
          <w:tab w:val="left" w:pos="2835"/>
        </w:tabs>
        <w:spacing w:after="160" w:line="324" w:lineRule="auto"/>
      </w:pPr>
      <w:r>
        <w:rPr>
          <w:rStyle w:val="Hervorhebung"/>
        </w:rPr>
        <w:tab/>
      </w:r>
      <w:r w:rsidR="00DA2404" w:rsidRPr="007A60A3">
        <w:rPr>
          <w:rStyle w:val="berschrift3Zchn"/>
        </w:rPr>
        <w:t>Anforderungen</w:t>
      </w:r>
      <w:r w:rsidR="00DA2404" w:rsidRPr="00385C55">
        <w:rPr>
          <w:b/>
          <w:bCs/>
        </w:rPr>
        <w:t>:</w:t>
      </w:r>
      <w:r w:rsidR="00DA2404" w:rsidRPr="00385C55">
        <w:br/>
        <w:t>Sachlich, kein Vorwurf, klare Konsequenzen</w:t>
      </w:r>
    </w:p>
    <w:p w14:paraId="5D26148F" w14:textId="69A4452A" w:rsidR="00DA2404" w:rsidRPr="00DD4640" w:rsidRDefault="00DA2404" w:rsidP="00DD4640">
      <w:pPr>
        <w:pStyle w:val="xflie"/>
      </w:pPr>
    </w:p>
    <w:p w14:paraId="18EF875F" w14:textId="5486C9B3" w:rsidR="00DA2404" w:rsidRPr="00385C55" w:rsidRDefault="00DA2404" w:rsidP="007003DB">
      <w:pPr>
        <w:pStyle w:val="berschrift4"/>
      </w:pPr>
      <w:r w:rsidRPr="00385C55">
        <w:t>Ergebniswirkung</w:t>
      </w:r>
    </w:p>
    <w:p w14:paraId="3828FDB0" w14:textId="1BCDEA10" w:rsidR="00DA2404" w:rsidRPr="00385C55" w:rsidRDefault="00DA2404" w:rsidP="003D3557">
      <w:pPr>
        <w:pStyle w:val="bulletpoints"/>
        <w:framePr w:wrap="around"/>
      </w:pPr>
      <w:r w:rsidRPr="00385C55">
        <w:t xml:space="preserve">klare Eskalation ohne Eskalationskonflikt </w:t>
      </w:r>
    </w:p>
    <w:p w14:paraId="179908EE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handlungsorientierte Kommunikation </w:t>
      </w:r>
    </w:p>
    <w:p w14:paraId="64F84A95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keine emotionalen Übertreibungen </w:t>
      </w:r>
    </w:p>
    <w:p w14:paraId="245211D8" w14:textId="75406FDB" w:rsidR="00DA2404" w:rsidRPr="00DD4640" w:rsidRDefault="00DA2404" w:rsidP="00DD4640">
      <w:pPr>
        <w:pStyle w:val="xflie"/>
      </w:pPr>
    </w:p>
    <w:p w14:paraId="2C5752E6" w14:textId="09F23B1F" w:rsidR="00074698" w:rsidRPr="00DD4640" w:rsidRDefault="00074698" w:rsidP="00DD4640">
      <w:pPr>
        <w:pStyle w:val="xflie"/>
      </w:pPr>
    </w:p>
    <w:p w14:paraId="7B834B87" w14:textId="4DAC67A2" w:rsidR="00DA2404" w:rsidRPr="00385C55" w:rsidRDefault="00DA2404" w:rsidP="007003DB">
      <w:pPr>
        <w:pStyle w:val="berschrift2"/>
      </w:pPr>
      <w:r w:rsidRPr="00385C55">
        <w:t>Warum diese Struktur funktioniert</w:t>
      </w:r>
    </w:p>
    <w:p w14:paraId="76F585DB" w14:textId="77777777" w:rsidR="00DA2404" w:rsidRPr="00DD4640" w:rsidRDefault="00DA2404" w:rsidP="00DD4640">
      <w:pPr>
        <w:pStyle w:val="xflie"/>
      </w:pPr>
      <w:r w:rsidRPr="00DD4640">
        <w:t>Die KI reagiert nicht auf „Bedeutung“, sondern auf Muster.</w:t>
      </w:r>
    </w:p>
    <w:p w14:paraId="29B77F08" w14:textId="77777777" w:rsidR="00DD171C" w:rsidRPr="00DD4640" w:rsidRDefault="00DD171C" w:rsidP="00DD4640">
      <w:pPr>
        <w:pStyle w:val="xflie"/>
      </w:pPr>
    </w:p>
    <w:p w14:paraId="441D20AA" w14:textId="77777777" w:rsidR="00DA2404" w:rsidRPr="00074698" w:rsidRDefault="00DA2404" w:rsidP="007003DB">
      <w:pPr>
        <w:pStyle w:val="berschrift4"/>
      </w:pPr>
      <w:r w:rsidRPr="00074698">
        <w:t>Die 6-Baustein-Struktur liefert:</w:t>
      </w:r>
    </w:p>
    <w:p w14:paraId="2C7AE836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klare Rollenlogik </w:t>
      </w:r>
    </w:p>
    <w:p w14:paraId="022B19EA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vollständigen Kontext </w:t>
      </w:r>
    </w:p>
    <w:p w14:paraId="4A8DE59F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eindeutige Zieldefinition </w:t>
      </w:r>
    </w:p>
    <w:p w14:paraId="40AEE6C5" w14:textId="77777777" w:rsidR="00DA2404" w:rsidRPr="00385C55" w:rsidRDefault="00DA2404" w:rsidP="003D3557">
      <w:pPr>
        <w:pStyle w:val="bulletpoints"/>
        <w:framePr w:wrap="around"/>
      </w:pPr>
      <w:r w:rsidRPr="00385C55">
        <w:t xml:space="preserve">feste Ausgabeform </w:t>
      </w:r>
    </w:p>
    <w:p w14:paraId="10D7F487" w14:textId="77777777" w:rsidR="00DA2404" w:rsidRPr="00DD4640" w:rsidRDefault="00DA2404" w:rsidP="00DD4640">
      <w:pPr>
        <w:pStyle w:val="xflie"/>
      </w:pPr>
      <w:r w:rsidRPr="00DD4640">
        <w:t>Damit wird die Wahrscheinlichkeit für brauchbare Ergebnisse massiv erhöht.</w:t>
      </w:r>
    </w:p>
    <w:p w14:paraId="47CC942B" w14:textId="77777777" w:rsidR="00DA2404" w:rsidRPr="00385C55" w:rsidRDefault="00000000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>
        <w:pict w14:anchorId="61B52A8B">
          <v:rect id="_x0000_i1095" style="width:0;height:1.5pt" o:hralign="center" o:hrstd="t" o:hr="t" fillcolor="#a0a0a0" stroked="f"/>
        </w:pict>
      </w:r>
    </w:p>
    <w:p w14:paraId="67A5BC03" w14:textId="77777777" w:rsidR="00DD171C" w:rsidRDefault="00DD171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E5D0725" w14:textId="74C93FE9" w:rsidR="00DA2404" w:rsidRPr="00385C55" w:rsidRDefault="00DA2404" w:rsidP="007003DB">
      <w:pPr>
        <w:pStyle w:val="berschrift2"/>
      </w:pPr>
      <w:r w:rsidRPr="00385C55">
        <w:t>Typische Fehler ohne Struktur</w:t>
      </w:r>
    </w:p>
    <w:tbl>
      <w:tblPr>
        <w:tblW w:w="7146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pct80" w:color="auto" w:fill="EDEDED" w:themeFill="accent3" w:themeFillTint="33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9"/>
        <w:gridCol w:w="3731"/>
        <w:gridCol w:w="6"/>
      </w:tblGrid>
      <w:tr w:rsidR="00106FD5" w14:paraId="359BF5D1" w14:textId="6215037E" w:rsidTr="00D611C3">
        <w:trPr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4B594F"/>
            <w:vAlign w:val="center"/>
          </w:tcPr>
          <w:p w14:paraId="13B22E03" w14:textId="32EB0266" w:rsidR="00106FD5" w:rsidRPr="00D611C3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jc w:val="center"/>
              <w:rPr>
                <w:b/>
                <w:bCs/>
                <w:color w:val="FFFFFF" w:themeColor="background1"/>
              </w:rPr>
            </w:pPr>
            <w:r w:rsidRPr="00D611C3">
              <w:rPr>
                <w:b/>
                <w:bCs/>
                <w:color w:val="FFFFFF" w:themeColor="background1"/>
              </w:rPr>
              <w:t>Fehler</w:t>
            </w:r>
          </w:p>
        </w:tc>
        <w:tc>
          <w:tcPr>
            <w:tcW w:w="3737" w:type="dxa"/>
            <w:gridSpan w:val="2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4B594F"/>
            <w:vAlign w:val="center"/>
          </w:tcPr>
          <w:p w14:paraId="5B33DE3A" w14:textId="451F07E2" w:rsidR="00106FD5" w:rsidRPr="00D611C3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jc w:val="center"/>
              <w:rPr>
                <w:b/>
                <w:bCs/>
                <w:color w:val="FFFFFF" w:themeColor="background1"/>
              </w:rPr>
            </w:pPr>
            <w:r w:rsidRPr="00D611C3">
              <w:rPr>
                <w:b/>
                <w:bCs/>
                <w:color w:val="FFFFFF" w:themeColor="background1"/>
              </w:rPr>
              <w:t>Auswirkung</w:t>
            </w:r>
          </w:p>
        </w:tc>
      </w:tr>
      <w:tr w:rsidR="00106FD5" w14:paraId="55A24445" w14:textId="0B626BC8" w:rsidTr="00D611C3">
        <w:trPr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2EAA483E" w14:textId="46AD3B6E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fehlender Kontext</w:t>
            </w:r>
          </w:p>
        </w:tc>
        <w:tc>
          <w:tcPr>
            <w:tcW w:w="3737" w:type="dxa"/>
            <w:gridSpan w:val="2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59CD868F" w14:textId="5E8907DF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falsche Annahmen</w:t>
            </w:r>
          </w:p>
        </w:tc>
      </w:tr>
      <w:tr w:rsidR="00106FD5" w14:paraId="54BAD856" w14:textId="77777777" w:rsidTr="00D611C3">
        <w:trPr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09E5AC52" w14:textId="3EF89117" w:rsidR="00106FD5" w:rsidRPr="00385C5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keine Zielgruppe</w:t>
            </w:r>
          </w:p>
        </w:tc>
        <w:tc>
          <w:tcPr>
            <w:tcW w:w="3737" w:type="dxa"/>
            <w:gridSpan w:val="2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4B108B3F" w14:textId="248E4949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falscher Ton</w:t>
            </w:r>
          </w:p>
        </w:tc>
      </w:tr>
      <w:tr w:rsidR="00106FD5" w14:paraId="7C6DF944" w14:textId="77777777" w:rsidTr="00D611C3">
        <w:trPr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04C0E282" w14:textId="0BA2A660" w:rsidR="00106FD5" w:rsidRPr="00385C5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kein Format</w:t>
            </w:r>
          </w:p>
        </w:tc>
        <w:tc>
          <w:tcPr>
            <w:tcW w:w="3737" w:type="dxa"/>
            <w:gridSpan w:val="2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76BE451A" w14:textId="527E5539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unbrauchbare Outputs</w:t>
            </w:r>
          </w:p>
        </w:tc>
      </w:tr>
      <w:tr w:rsidR="00106FD5" w14:paraId="11A8595B" w14:textId="77777777" w:rsidTr="00D611C3">
        <w:trPr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0FD56798" w14:textId="77C06B33" w:rsidR="00106FD5" w:rsidRPr="00385C5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zu viele Aufgaben</w:t>
            </w:r>
          </w:p>
        </w:tc>
        <w:tc>
          <w:tcPr>
            <w:tcW w:w="3737" w:type="dxa"/>
            <w:gridSpan w:val="2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08F3F270" w14:textId="56F02B1B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ind w:left="67"/>
            </w:pPr>
            <w:r w:rsidRPr="00385C55">
              <w:t>Qualit</w:t>
            </w:r>
            <w:r w:rsidRPr="00385C55">
              <w:rPr>
                <w:rFonts w:cs="Raleway"/>
              </w:rPr>
              <w:t>ä</w:t>
            </w:r>
            <w:r w:rsidRPr="00385C55">
              <w:t>tsverlust</w:t>
            </w:r>
          </w:p>
        </w:tc>
      </w:tr>
      <w:tr w:rsidR="00106FD5" w14:paraId="36EC77C0" w14:textId="22216D9D" w:rsidTr="00D611C3">
        <w:trPr>
          <w:gridAfter w:val="1"/>
          <w:wAfter w:w="6" w:type="dxa"/>
          <w:trHeight w:val="486"/>
        </w:trPr>
        <w:tc>
          <w:tcPr>
            <w:tcW w:w="3409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68C70A8B" w14:textId="1DDF2ACD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ind w:left="72"/>
            </w:pPr>
            <w:r w:rsidRPr="00385C55">
              <w:t>unklare Rolle</w:t>
            </w:r>
          </w:p>
        </w:tc>
        <w:tc>
          <w:tcPr>
            <w:tcW w:w="3731" w:type="dxa"/>
            <w:tcBorders>
              <w:top w:val="single" w:sz="4" w:space="0" w:color="C45911" w:themeColor="accent2" w:themeShade="BF"/>
              <w:left w:val="single" w:sz="4" w:space="0" w:color="C45911" w:themeColor="accent2" w:themeShade="BF"/>
              <w:bottom w:val="single" w:sz="4" w:space="0" w:color="C45911" w:themeColor="accent2" w:themeShade="BF"/>
              <w:right w:val="single" w:sz="4" w:space="0" w:color="C45911" w:themeColor="accent2" w:themeShade="BF"/>
            </w:tcBorders>
            <w:shd w:val="clear" w:color="auto" w:fill="E2EFD9" w:themeFill="accent6" w:themeFillTint="33"/>
            <w:vAlign w:val="center"/>
          </w:tcPr>
          <w:p w14:paraId="7776E9E9" w14:textId="7709D64A" w:rsidR="00106FD5" w:rsidRDefault="00106FD5" w:rsidP="000772C4">
            <w:pPr>
              <w:tabs>
                <w:tab w:val="left" w:pos="709"/>
                <w:tab w:val="left" w:pos="1701"/>
                <w:tab w:val="left" w:pos="2835"/>
              </w:tabs>
              <w:spacing w:after="160" w:line="278" w:lineRule="auto"/>
              <w:ind w:left="69"/>
            </w:pPr>
            <w:r w:rsidRPr="00385C55">
              <w:t>Inkonsistente</w:t>
            </w:r>
            <w:r>
              <w:t xml:space="preserve"> Ergebnisse</w:t>
            </w:r>
          </w:p>
        </w:tc>
      </w:tr>
    </w:tbl>
    <w:p w14:paraId="61C8199F" w14:textId="3E035975" w:rsidR="00DA2404" w:rsidRDefault="00DA2404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52CEF649" w14:textId="77777777" w:rsidR="00DD171C" w:rsidRPr="00DD4640" w:rsidRDefault="00DD171C" w:rsidP="00DD4640">
      <w:pPr>
        <w:pStyle w:val="xflie"/>
      </w:pPr>
    </w:p>
    <w:p w14:paraId="06B80BA5" w14:textId="7061CE39" w:rsidR="00106FD5" w:rsidRPr="00385C55" w:rsidRDefault="000B293E" w:rsidP="007003DB">
      <w:pPr>
        <w:pStyle w:val="berschrift2"/>
      </w:pPr>
      <w:r>
        <w:t>Übergang Kapitel 3</w:t>
      </w:r>
    </w:p>
    <w:p w14:paraId="155B6A14" w14:textId="77777777" w:rsidR="00DA2404" w:rsidRPr="00DD4640" w:rsidRDefault="00DA2404" w:rsidP="00DD4640">
      <w:pPr>
        <w:pStyle w:val="xflie"/>
      </w:pPr>
      <w:r w:rsidRPr="00DD4640">
        <w:t>Kapitel 3 zeigt die häufigsten Fehler in der Praxis und wie sie systematisch in unter 60 Sekunden korrigiert werden.</w:t>
      </w:r>
    </w:p>
    <w:p w14:paraId="199BF112" w14:textId="0B090545" w:rsidR="00EB46FE" w:rsidRDefault="00EB46FE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>
        <w:br w:type="page"/>
      </w:r>
    </w:p>
    <w:p w14:paraId="14DA34BA" w14:textId="0E244E94" w:rsidR="00A10678" w:rsidRPr="00A10678" w:rsidRDefault="00A10678" w:rsidP="000772C4">
      <w:pPr>
        <w:pStyle w:val="Titel"/>
        <w:tabs>
          <w:tab w:val="left" w:pos="709"/>
          <w:tab w:val="left" w:pos="1701"/>
          <w:tab w:val="left" w:pos="2835"/>
        </w:tabs>
      </w:pPr>
      <w:r w:rsidRPr="00A10678">
        <w:t>KAPITEL 3</w:t>
      </w:r>
      <w:r>
        <w:t xml:space="preserve"> </w:t>
      </w:r>
      <w:r w:rsidRPr="00A10678">
        <w:t>ROLLEN, KONTEXT UND ZIELVORGABEN</w:t>
      </w:r>
    </w:p>
    <w:p w14:paraId="12257EFE" w14:textId="2B9AFC29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43858B53" w14:textId="77777777" w:rsidR="00A10678" w:rsidRPr="00A10678" w:rsidRDefault="00A10678" w:rsidP="007003DB">
      <w:pPr>
        <w:pStyle w:val="berschrift2"/>
      </w:pPr>
      <w:r w:rsidRPr="00A10678">
        <w:t>WARUM DIE MEISTEN KI-PROMPTS SCHEITERN</w:t>
      </w:r>
    </w:p>
    <w:p w14:paraId="753EB9B4" w14:textId="77777777" w:rsidR="00A10678" w:rsidRPr="00DD4640" w:rsidRDefault="00A10678" w:rsidP="00DD4640">
      <w:pPr>
        <w:pStyle w:val="xflie"/>
      </w:pPr>
      <w:r w:rsidRPr="00DD4640">
        <w:t>Viele Anwender glauben, dass die Qualität einer KI hauptsächlich vom verwendeten Modell abhängt. Deshalb wird häufig diskutiert, ob ChatGPT, Claude, Gemini oder ein anderes System bessere Ergebnisse liefert.</w:t>
      </w:r>
    </w:p>
    <w:p w14:paraId="7C24541D" w14:textId="77777777" w:rsidR="00DD171C" w:rsidRPr="00DD4640" w:rsidRDefault="00DD171C" w:rsidP="00DD4640">
      <w:pPr>
        <w:pStyle w:val="xflie"/>
      </w:pPr>
    </w:p>
    <w:p w14:paraId="02672455" w14:textId="77777777" w:rsidR="00A10678" w:rsidRPr="00DD4640" w:rsidRDefault="00A10678" w:rsidP="00DD4640">
      <w:pPr>
        <w:pStyle w:val="xflie"/>
      </w:pPr>
      <w:r w:rsidRPr="00DD4640">
        <w:t>In der Praxis ist das jedoch selten der entscheidende Faktor.</w:t>
      </w:r>
    </w:p>
    <w:p w14:paraId="633304AE" w14:textId="77777777" w:rsidR="00DD171C" w:rsidRPr="00DD4640" w:rsidRDefault="00DD171C" w:rsidP="00DD4640">
      <w:pPr>
        <w:pStyle w:val="xflie"/>
      </w:pPr>
    </w:p>
    <w:p w14:paraId="49E980C2" w14:textId="397BF356" w:rsidR="00A10678" w:rsidRPr="00DD4640" w:rsidRDefault="00A10678" w:rsidP="00DD4640">
      <w:pPr>
        <w:pStyle w:val="xflie"/>
      </w:pPr>
      <w:r w:rsidRPr="00DD4640">
        <w:t>Die meisten schlechten Ergebnisse entstehen nicht durch schlechte KI-Modelle, sondern durch schlechte Anweisungen.</w:t>
      </w:r>
    </w:p>
    <w:p w14:paraId="0EF20182" w14:textId="77777777" w:rsidR="00DD171C" w:rsidRPr="00DD4640" w:rsidRDefault="00DD171C" w:rsidP="00DD4640">
      <w:pPr>
        <w:pStyle w:val="xflie"/>
      </w:pPr>
    </w:p>
    <w:p w14:paraId="1DFD6EF1" w14:textId="48DE305B" w:rsidR="00A10678" w:rsidRPr="00DD4640" w:rsidRDefault="00A10678" w:rsidP="00DD4640">
      <w:pPr>
        <w:pStyle w:val="xflie"/>
        <w:rPr>
          <w:rStyle w:val="Hervorhebung"/>
          <w:color w:val="000000" w:themeColor="text1"/>
        </w:rPr>
      </w:pPr>
      <w:r w:rsidRPr="00DD4640">
        <w:rPr>
          <w:rStyle w:val="Hervorhebung"/>
          <w:color w:val="000000" w:themeColor="text1"/>
        </w:rPr>
        <w:t>Ein typischer Prompt sieht beispielsweise so aus:</w:t>
      </w:r>
    </w:p>
    <w:p w14:paraId="40500FDA" w14:textId="77777777" w:rsidR="00DD171C" w:rsidRPr="00DD4640" w:rsidRDefault="00DD171C" w:rsidP="00DD4640">
      <w:pPr>
        <w:pStyle w:val="xflie"/>
      </w:pPr>
    </w:p>
    <w:p w14:paraId="1E95E394" w14:textId="1C27DCD8" w:rsidR="00A10678" w:rsidRPr="00DD4640" w:rsidRDefault="00A10678" w:rsidP="00DD4640">
      <w:pPr>
        <w:pStyle w:val="xflie"/>
      </w:pPr>
      <w:r w:rsidRPr="00DD4640">
        <w:t>Schreibe einen Blogartikel über Digitalisierung.</w:t>
      </w:r>
    </w:p>
    <w:p w14:paraId="16FCAE04" w14:textId="77777777" w:rsidR="00DD171C" w:rsidRPr="00DD4640" w:rsidRDefault="00DD171C" w:rsidP="00DD4640">
      <w:pPr>
        <w:pStyle w:val="xflie"/>
      </w:pPr>
    </w:p>
    <w:p w14:paraId="774857F0" w14:textId="6C230827" w:rsidR="00A10678" w:rsidRPr="00DD4640" w:rsidRDefault="00A10678" w:rsidP="00DD4640">
      <w:pPr>
        <w:pStyle w:val="xflie"/>
      </w:pPr>
      <w:r w:rsidRPr="00DD4640">
        <w:t>Die Aufgabe scheint klar zu sein. Tatsächlich fehlen jedoch nahezu alle relevanten Informationen.</w:t>
      </w:r>
    </w:p>
    <w:p w14:paraId="0C3190CC" w14:textId="77777777" w:rsidR="00DD171C" w:rsidRPr="00DD4640" w:rsidRDefault="00DD171C" w:rsidP="00DD4640">
      <w:pPr>
        <w:pStyle w:val="xflie"/>
      </w:pPr>
    </w:p>
    <w:p w14:paraId="2D6294B7" w14:textId="77777777" w:rsidR="00A10678" w:rsidRPr="00A10678" w:rsidRDefault="00A10678" w:rsidP="007003DB">
      <w:pPr>
        <w:pStyle w:val="berschrift4"/>
      </w:pPr>
      <w:r w:rsidRPr="00A10678">
        <w:t>Die KI weiß nicht:</w:t>
      </w:r>
    </w:p>
    <w:p w14:paraId="39EFF424" w14:textId="1415E91A" w:rsidR="00A10678" w:rsidRPr="00A10678" w:rsidRDefault="00A10678" w:rsidP="003D3557">
      <w:pPr>
        <w:pStyle w:val="bulletpoints"/>
        <w:framePr w:wrap="around"/>
      </w:pPr>
      <w:r w:rsidRPr="00A10678">
        <w:t xml:space="preserve"> Für welche Branche geschrieben werden soll</w:t>
      </w:r>
    </w:p>
    <w:p w14:paraId="4575E3BE" w14:textId="279C4A36" w:rsidR="00A10678" w:rsidRPr="00A10678" w:rsidRDefault="00A10678" w:rsidP="003D3557">
      <w:pPr>
        <w:pStyle w:val="bulletpoints"/>
        <w:framePr w:wrap="around"/>
      </w:pPr>
      <w:r w:rsidRPr="00A10678">
        <w:t xml:space="preserve"> Für welche Zielgruppe geschrieben wird</w:t>
      </w:r>
    </w:p>
    <w:p w14:paraId="56AEC19F" w14:textId="31D7C333" w:rsidR="00A10678" w:rsidRPr="00A10678" w:rsidRDefault="00A10678" w:rsidP="003D3557">
      <w:pPr>
        <w:pStyle w:val="bulletpoints"/>
        <w:framePr w:wrap="around"/>
      </w:pPr>
      <w:r w:rsidRPr="00A10678">
        <w:t xml:space="preserve"> Welches Ziel der Artikel verfolgt</w:t>
      </w:r>
    </w:p>
    <w:p w14:paraId="0946C330" w14:textId="3D683D3D" w:rsidR="00A10678" w:rsidRPr="00A10678" w:rsidRDefault="00A10678" w:rsidP="003D3557">
      <w:pPr>
        <w:pStyle w:val="bulletpoints"/>
        <w:framePr w:wrap="around"/>
      </w:pPr>
      <w:r w:rsidRPr="00A10678">
        <w:t xml:space="preserve"> Welche Länge gewünscht ist</w:t>
      </w:r>
    </w:p>
    <w:p w14:paraId="7ABAB46B" w14:textId="63023276" w:rsidR="00A10678" w:rsidRPr="00A10678" w:rsidRDefault="00A10678" w:rsidP="003D3557">
      <w:pPr>
        <w:pStyle w:val="bulletpoints"/>
        <w:framePr w:wrap="around"/>
      </w:pPr>
      <w:r w:rsidRPr="00A10678">
        <w:t xml:space="preserve"> Welche Sprachebene verwendet werden soll</w:t>
      </w:r>
    </w:p>
    <w:p w14:paraId="67A85E9C" w14:textId="6656C8E2" w:rsidR="00A10678" w:rsidRPr="00A10678" w:rsidRDefault="00A10678" w:rsidP="003D3557">
      <w:pPr>
        <w:pStyle w:val="bulletpoints"/>
        <w:framePr w:wrap="around"/>
      </w:pPr>
      <w:r w:rsidRPr="00A10678">
        <w:t xml:space="preserve"> Welche Vorkenntnisse die Leser besitzen</w:t>
      </w:r>
    </w:p>
    <w:p w14:paraId="41427CAF" w14:textId="2A657526" w:rsidR="00A10678" w:rsidRDefault="00A10678" w:rsidP="003D3557">
      <w:pPr>
        <w:pStyle w:val="bulletpoints"/>
        <w:framePr w:wrap="around"/>
      </w:pPr>
      <w:r w:rsidRPr="00A10678">
        <w:t xml:space="preserve"> Welche Schwerpunkte gesetzt werden sollen</w:t>
      </w:r>
    </w:p>
    <w:p w14:paraId="11EDB83A" w14:textId="77777777" w:rsidR="00DD171C" w:rsidRPr="00A10678" w:rsidRDefault="00DD171C" w:rsidP="003D3557">
      <w:pPr>
        <w:pStyle w:val="bulletpoints"/>
        <w:framePr w:wrap="around"/>
      </w:pPr>
    </w:p>
    <w:p w14:paraId="2EB622A3" w14:textId="77777777" w:rsidR="00A10678" w:rsidRPr="00DD4640" w:rsidRDefault="00A10678" w:rsidP="00DD4640">
      <w:pPr>
        <w:pStyle w:val="xflie"/>
        <w:rPr>
          <w:rStyle w:val="Hervorhebung"/>
          <w:b w:val="0"/>
          <w:bCs w:val="0"/>
          <w:i w:val="0"/>
          <w:iCs w:val="0"/>
          <w:color w:val="000000" w:themeColor="text1"/>
        </w:rPr>
      </w:pPr>
      <w:r w:rsidRPr="00DD4640">
        <w:rPr>
          <w:rStyle w:val="Hervorhebung"/>
          <w:b w:val="0"/>
          <w:i w:val="0"/>
          <w:iCs w:val="0"/>
          <w:color w:val="000000" w:themeColor="text1"/>
        </w:rPr>
        <w:t>Das Ergebnis ist vorhersehbar.</w:t>
      </w:r>
    </w:p>
    <w:p w14:paraId="25162155" w14:textId="77777777" w:rsidR="00DD171C" w:rsidRPr="00DD4640" w:rsidRDefault="00DD171C" w:rsidP="00DD4640">
      <w:pPr>
        <w:pStyle w:val="xflie"/>
      </w:pPr>
    </w:p>
    <w:p w14:paraId="1C5B919F" w14:textId="761BD70E" w:rsidR="00A10678" w:rsidRPr="00DD4640" w:rsidRDefault="00A10678" w:rsidP="00DD4640">
      <w:pPr>
        <w:pStyle w:val="xflie"/>
      </w:pPr>
      <w:r w:rsidRPr="00DD4640">
        <w:t>Die KI erstellt einen allgemeinen Text, der zwar grammatikalisch korrekt ist, aber kaum echten Mehrwert liefert.</w:t>
      </w:r>
    </w:p>
    <w:p w14:paraId="4693B0E3" w14:textId="77777777" w:rsidR="004F6C77" w:rsidRPr="00DD4640" w:rsidRDefault="004F6C77" w:rsidP="00DD4640">
      <w:pPr>
        <w:pStyle w:val="xflie"/>
      </w:pPr>
    </w:p>
    <w:p w14:paraId="7FEE4265" w14:textId="4582D0DE" w:rsidR="00A10678" w:rsidRPr="00DD4640" w:rsidRDefault="00A10678" w:rsidP="00DD4640">
      <w:pPr>
        <w:pStyle w:val="xflie"/>
      </w:pPr>
      <w:r w:rsidRPr="00DD4640">
        <w:t>Viele Anwender reagieren darauf mit Frustration.</w:t>
      </w:r>
    </w:p>
    <w:p w14:paraId="3F3B3C0C" w14:textId="77777777" w:rsidR="004F6C77" w:rsidRPr="00DD4640" w:rsidRDefault="004F6C77" w:rsidP="00DD4640">
      <w:pPr>
        <w:pStyle w:val="xflie"/>
      </w:pPr>
    </w:p>
    <w:p w14:paraId="72762163" w14:textId="2A7AAC93" w:rsidR="00A10678" w:rsidRPr="00DD4640" w:rsidRDefault="00A10678" w:rsidP="00DD4640">
      <w:pPr>
        <w:pStyle w:val="xflie"/>
      </w:pPr>
      <w:r w:rsidRPr="00DD4640">
        <w:t>Sie glauben, die KI sei nicht leistungsfähig genug.</w:t>
      </w:r>
    </w:p>
    <w:p w14:paraId="2743DAA7" w14:textId="77777777" w:rsidR="004F6C77" w:rsidRPr="00DD4640" w:rsidRDefault="004F6C77" w:rsidP="00DD4640">
      <w:pPr>
        <w:pStyle w:val="xflie"/>
      </w:pPr>
    </w:p>
    <w:p w14:paraId="38EBC72E" w14:textId="7AD70E13" w:rsidR="00A10678" w:rsidRPr="00DD4640" w:rsidRDefault="00A10678" w:rsidP="00DD4640">
      <w:pPr>
        <w:pStyle w:val="xflie"/>
      </w:pPr>
      <w:r w:rsidRPr="00DD4640">
        <w:t>In Wirklichkeit hat die KI lediglich versucht, die fehlenden Informationen selbst zu ergänzen.</w:t>
      </w:r>
    </w:p>
    <w:p w14:paraId="1B1A9995" w14:textId="77777777" w:rsidR="004F6C77" w:rsidRPr="00DD4640" w:rsidRDefault="004F6C77" w:rsidP="00DD4640">
      <w:pPr>
        <w:pStyle w:val="xflie"/>
      </w:pPr>
    </w:p>
    <w:p w14:paraId="4844FF0F" w14:textId="3A243BE5" w:rsidR="00A10678" w:rsidRPr="00DD4640" w:rsidRDefault="00A10678" w:rsidP="00DD4640">
      <w:pPr>
        <w:pStyle w:val="xflie"/>
      </w:pPr>
      <w:r w:rsidRPr="00DD4640">
        <w:t>Genau an diesem Punkt beginnt Prompt Engineering.</w:t>
      </w:r>
    </w:p>
    <w:p w14:paraId="0C349BC2" w14:textId="77777777" w:rsidR="004F6C77" w:rsidRPr="00DD4640" w:rsidRDefault="004F6C77" w:rsidP="00DD4640">
      <w:pPr>
        <w:pStyle w:val="xflie"/>
      </w:pPr>
    </w:p>
    <w:p w14:paraId="19F9CA01" w14:textId="4D4B9869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1EC73CE4" w14:textId="77777777" w:rsidR="00A10678" w:rsidRPr="00A10678" w:rsidRDefault="00A10678" w:rsidP="007003DB">
      <w:pPr>
        <w:pStyle w:val="berschrift2"/>
      </w:pPr>
      <w:r w:rsidRPr="00A10678">
        <w:t>DIE KI KANN NUR MIT DEN INFORMATIONEN ARBEITEN, DIE SIE ERHÄLT</w:t>
      </w:r>
    </w:p>
    <w:p w14:paraId="5C77B6F7" w14:textId="77777777" w:rsidR="00A10678" w:rsidRPr="00A10678" w:rsidRDefault="00A10678" w:rsidP="003D3557">
      <w:pPr>
        <w:pStyle w:val="bulletpoints"/>
        <w:framePr w:wrap="around"/>
      </w:pPr>
      <w:r w:rsidRPr="00A10678">
        <w:t>Ein Sprachmodell besitzt keine Gedanken.</w:t>
      </w:r>
    </w:p>
    <w:p w14:paraId="77B30E26" w14:textId="77777777" w:rsidR="00A10678" w:rsidRPr="00A10678" w:rsidRDefault="00A10678" w:rsidP="003D3557">
      <w:pPr>
        <w:pStyle w:val="bulletpoints"/>
        <w:framePr w:wrap="around"/>
      </w:pPr>
      <w:r w:rsidRPr="00A10678">
        <w:t>Es besitzt keine Intuition.</w:t>
      </w:r>
    </w:p>
    <w:p w14:paraId="2B32C1A4" w14:textId="77777777" w:rsidR="00A10678" w:rsidRPr="00A10678" w:rsidRDefault="00A10678" w:rsidP="003D3557">
      <w:pPr>
        <w:pStyle w:val="bulletpoints"/>
        <w:framePr w:wrap="around"/>
      </w:pPr>
      <w:r w:rsidRPr="00A10678">
        <w:t>Es kennt keine versteckten Erwartungen.</w:t>
      </w:r>
    </w:p>
    <w:p w14:paraId="553B718A" w14:textId="77777777" w:rsidR="00A10678" w:rsidRPr="00A10678" w:rsidRDefault="00A10678" w:rsidP="003D3557">
      <w:pPr>
        <w:pStyle w:val="bulletpoints"/>
        <w:framePr w:wrap="around"/>
      </w:pPr>
      <w:r w:rsidRPr="00A10678">
        <w:t>Es kann nur mit den Informationen arbeiten, die im Prompt enthalten sind.</w:t>
      </w:r>
    </w:p>
    <w:p w14:paraId="647FA77A" w14:textId="77777777" w:rsidR="00A10678" w:rsidRPr="00A10678" w:rsidRDefault="00A10678" w:rsidP="003D3557">
      <w:pPr>
        <w:pStyle w:val="bulletpoints"/>
        <w:framePr w:wrap="around"/>
      </w:pPr>
      <w:r w:rsidRPr="00A10678">
        <w:t xml:space="preserve">Fehlen wichtige Angaben, muss die </w:t>
      </w:r>
      <w:proofErr w:type="gramStart"/>
      <w:r w:rsidRPr="00A10678">
        <w:t>KI Vermutungen</w:t>
      </w:r>
      <w:proofErr w:type="gramEnd"/>
      <w:r w:rsidRPr="00A10678">
        <w:t xml:space="preserve"> anstellen.</w:t>
      </w:r>
    </w:p>
    <w:p w14:paraId="1048E630" w14:textId="77777777" w:rsidR="00A10678" w:rsidRPr="00A10678" w:rsidRDefault="00A10678" w:rsidP="003D3557">
      <w:pPr>
        <w:pStyle w:val="bulletpoints"/>
        <w:framePr w:wrap="around"/>
      </w:pPr>
      <w:r w:rsidRPr="00A10678">
        <w:t>Jede Vermutung erhöht das Risiko eines schlechten Ergebnisses.</w:t>
      </w:r>
    </w:p>
    <w:p w14:paraId="23BA9BF5" w14:textId="48FDDDAB" w:rsidR="00A10678" w:rsidRPr="007A60A3" w:rsidRDefault="00A10678" w:rsidP="007A60A3">
      <w:pPr>
        <w:pStyle w:val="Regelbox"/>
        <w:framePr w:wrap="around"/>
        <w:rPr>
          <w:rStyle w:val="IntensiveHervorhebung"/>
          <w:color w:val="B40000"/>
        </w:rPr>
      </w:pPr>
      <w:r w:rsidRPr="007A60A3">
        <w:rPr>
          <w:rStyle w:val="IntensiveHervorhebung"/>
          <w:color w:val="B40000"/>
        </w:rPr>
        <w:t>Deshalb gilt eine einfache Regel:</w:t>
      </w:r>
    </w:p>
    <w:p w14:paraId="1CEA0E8D" w14:textId="77777777" w:rsidR="00A10678" w:rsidRPr="007A60A3" w:rsidRDefault="00A10678" w:rsidP="007A60A3">
      <w:pPr>
        <w:pStyle w:val="Regelbox"/>
        <w:framePr w:wrap="around"/>
      </w:pPr>
      <w:r w:rsidRPr="007A60A3">
        <w:t>Je präziser die Eingabe, desto präziser die Ausgabe.</w:t>
      </w:r>
    </w:p>
    <w:p w14:paraId="5A3CE920" w14:textId="77777777" w:rsidR="00A10678" w:rsidRPr="007A60A3" w:rsidRDefault="00A10678" w:rsidP="007A60A3">
      <w:pPr>
        <w:pStyle w:val="Regelbox"/>
        <w:framePr w:wrap="around"/>
      </w:pPr>
      <w:r w:rsidRPr="007A60A3">
        <w:t>Diese Regel gilt unabhängig vom verwendeten Modell.</w:t>
      </w:r>
    </w:p>
    <w:p w14:paraId="37B54AB7" w14:textId="77777777" w:rsidR="00A10678" w:rsidRPr="00A10678" w:rsidRDefault="00A10678" w:rsidP="007003DB">
      <w:pPr>
        <w:pStyle w:val="berschrift2"/>
      </w:pPr>
      <w:r w:rsidRPr="00A10678">
        <w:t>DIE DREI STUFEN DER PROMPT-QUALITÄT</w:t>
      </w:r>
    </w:p>
    <w:p w14:paraId="410014D7" w14:textId="71208F6C" w:rsidR="00A10678" w:rsidRPr="00DD4640" w:rsidRDefault="004F6C77" w:rsidP="00DD4640">
      <w:pPr>
        <w:pStyle w:val="xflie"/>
      </w:pPr>
      <w:r w:rsidRPr="00DD4640">
        <w:tab/>
      </w:r>
      <w:r w:rsidR="00A10678" w:rsidRPr="00DD4640">
        <w:t>Stufe 1 – Der Minimalprompt</w:t>
      </w:r>
    </w:p>
    <w:p w14:paraId="3B2C4516" w14:textId="6372F6DD" w:rsidR="00A10678" w:rsidRPr="00A10678" w:rsidRDefault="004F6C77" w:rsidP="00A76631">
      <w:pPr>
        <w:pStyle w:val="Beispiel"/>
        <w:rPr>
          <w:rStyle w:val="Hervorhebung"/>
        </w:rPr>
      </w:pPr>
      <w:r>
        <w:rPr>
          <w:rStyle w:val="Hervorhebung"/>
          <w:b/>
        </w:rPr>
        <w:tab/>
      </w:r>
      <w:r>
        <w:rPr>
          <w:rStyle w:val="Hervorhebung"/>
          <w:b/>
        </w:rPr>
        <w:tab/>
      </w:r>
      <w:r w:rsidR="00A10678" w:rsidRPr="00953A49">
        <w:rPr>
          <w:rStyle w:val="Hervorhebung"/>
          <w:b/>
        </w:rPr>
        <w:t>Beispiel</w:t>
      </w:r>
      <w:r w:rsidR="00A10678" w:rsidRPr="00A10678">
        <w:rPr>
          <w:rStyle w:val="Hervorhebung"/>
        </w:rPr>
        <w:t>:</w:t>
      </w:r>
    </w:p>
    <w:p w14:paraId="2C6333B0" w14:textId="715FE7DA" w:rsidR="00A10678" w:rsidRPr="00DD4640" w:rsidRDefault="004F6C77" w:rsidP="00DD4640">
      <w:pPr>
        <w:pStyle w:val="xflie"/>
      </w:pPr>
      <w:r w:rsidRPr="00DD4640">
        <w:tab/>
      </w:r>
      <w:r w:rsidRPr="00DD4640">
        <w:tab/>
      </w:r>
      <w:r w:rsidR="00A10678" w:rsidRPr="00DD4640">
        <w:t>Erstelle einen Projektplan.</w:t>
      </w:r>
    </w:p>
    <w:p w14:paraId="7E057D4A" w14:textId="77777777" w:rsidR="004F6C77" w:rsidRPr="00DD4640" w:rsidRDefault="004F6C77" w:rsidP="00DD4640">
      <w:pPr>
        <w:pStyle w:val="xflie"/>
      </w:pPr>
    </w:p>
    <w:p w14:paraId="74C2A07B" w14:textId="77777777" w:rsidR="00A10678" w:rsidRPr="00DD4640" w:rsidRDefault="00A10678" w:rsidP="00DD4640">
      <w:pPr>
        <w:pStyle w:val="xflie"/>
      </w:pPr>
      <w:r w:rsidRPr="00DD4640">
        <w:t>Das Ergebnis bleibt allgemein.</w:t>
      </w:r>
    </w:p>
    <w:p w14:paraId="69937BB4" w14:textId="77777777" w:rsidR="00A10678" w:rsidRPr="00DD4640" w:rsidRDefault="00A10678" w:rsidP="00DD4640">
      <w:pPr>
        <w:pStyle w:val="xflie"/>
      </w:pPr>
      <w:r w:rsidRPr="00DD4640">
        <w:t>Die KI kennt weder Branche noch Umfang noch Zielsetzung.</w:t>
      </w:r>
    </w:p>
    <w:p w14:paraId="441DB5AB" w14:textId="77777777" w:rsidR="00E73985" w:rsidRPr="00DD4640" w:rsidRDefault="00E73985" w:rsidP="00DD4640">
      <w:pPr>
        <w:pStyle w:val="xflie"/>
      </w:pPr>
    </w:p>
    <w:p w14:paraId="6C2A5EE7" w14:textId="77777777" w:rsidR="00BB7D4C" w:rsidRPr="00DD4640" w:rsidRDefault="004F6C77" w:rsidP="00DD4640">
      <w:pPr>
        <w:pStyle w:val="xflie"/>
      </w:pPr>
      <w:r w:rsidRPr="00DD4640">
        <w:tab/>
      </w:r>
    </w:p>
    <w:p w14:paraId="5FB016B8" w14:textId="77777777" w:rsidR="00BB7D4C" w:rsidRPr="00DD4640" w:rsidRDefault="00BB7D4C" w:rsidP="00DD4640">
      <w:pPr>
        <w:pStyle w:val="xflie"/>
        <w:rPr>
          <w:rFonts w:eastAsiaTheme="majorEastAsia" w:cstheme="majorBidi"/>
          <w:szCs w:val="28"/>
        </w:rPr>
      </w:pPr>
      <w:r w:rsidRPr="00DD4640">
        <w:br w:type="page"/>
      </w:r>
    </w:p>
    <w:p w14:paraId="6F234FF6" w14:textId="3087AACC" w:rsidR="00A10678" w:rsidRPr="00DD4640" w:rsidRDefault="00A10678" w:rsidP="00DD4640">
      <w:pPr>
        <w:pStyle w:val="xflie"/>
      </w:pPr>
      <w:r w:rsidRPr="00DD4640">
        <w:t>Stufe 2 – Der erweiterte Prompt</w:t>
      </w:r>
    </w:p>
    <w:p w14:paraId="38BF9404" w14:textId="40DDD031" w:rsidR="00A10678" w:rsidRPr="00A10678" w:rsidRDefault="004F6C77" w:rsidP="00A76631">
      <w:pPr>
        <w:pStyle w:val="Beispiel"/>
      </w:pPr>
      <w:r>
        <w:tab/>
      </w:r>
      <w:r>
        <w:tab/>
      </w:r>
      <w:r w:rsidR="00A10678" w:rsidRPr="00A10678">
        <w:t>Beispiel:</w:t>
      </w:r>
    </w:p>
    <w:p w14:paraId="289E3CD7" w14:textId="21BB936F" w:rsidR="00A10678" w:rsidRPr="00DD4640" w:rsidRDefault="004F6C77" w:rsidP="00DD4640">
      <w:pPr>
        <w:pStyle w:val="xflie"/>
      </w:pPr>
      <w:r w:rsidRPr="00DD4640">
        <w:tab/>
      </w:r>
      <w:r w:rsidRPr="00DD4640">
        <w:tab/>
      </w:r>
      <w:r w:rsidR="00A10678" w:rsidRPr="00DD4640">
        <w:t>Erstelle einen Projektplan für die Einführung eines CRM-Systems.</w:t>
      </w:r>
    </w:p>
    <w:p w14:paraId="79E19212" w14:textId="77777777" w:rsidR="004F6C77" w:rsidRPr="00DD4640" w:rsidRDefault="004F6C77" w:rsidP="00DD4640">
      <w:pPr>
        <w:pStyle w:val="xflie"/>
      </w:pPr>
    </w:p>
    <w:p w14:paraId="5990C059" w14:textId="77777777" w:rsidR="00A10678" w:rsidRPr="00DD4640" w:rsidRDefault="00A10678" w:rsidP="00DD4640">
      <w:pPr>
        <w:pStyle w:val="xflie"/>
      </w:pPr>
      <w:r w:rsidRPr="00DD4640">
        <w:t>Das Ergebnis wird bereits besser.</w:t>
      </w:r>
    </w:p>
    <w:p w14:paraId="212FF1AC" w14:textId="77777777" w:rsidR="00A10678" w:rsidRPr="00DD4640" w:rsidRDefault="00A10678" w:rsidP="00DD4640">
      <w:pPr>
        <w:pStyle w:val="xflie"/>
      </w:pPr>
      <w:r w:rsidRPr="00DD4640">
        <w:t>Die Aufgabe besitzt jetzt zumindest einen fachlichen Rahmen.</w:t>
      </w:r>
    </w:p>
    <w:p w14:paraId="47571712" w14:textId="43BEA027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731CE13B" w14:textId="6CCDAA12" w:rsidR="00A10678" w:rsidRPr="00DD4640" w:rsidRDefault="004F6C77" w:rsidP="00DD4640">
      <w:pPr>
        <w:pStyle w:val="xflie"/>
      </w:pPr>
      <w:r w:rsidRPr="00DD4640">
        <w:tab/>
      </w:r>
      <w:r w:rsidR="00A10678" w:rsidRPr="00DD4640">
        <w:t>Stufe 3 – Der professionelle Prompt</w:t>
      </w:r>
    </w:p>
    <w:p w14:paraId="35F99084" w14:textId="3DF23C7D" w:rsidR="00A10678" w:rsidRPr="00A10678" w:rsidRDefault="004F6C77" w:rsidP="00A76631">
      <w:pPr>
        <w:pStyle w:val="Beispiel"/>
      </w:pPr>
      <w:r>
        <w:tab/>
      </w:r>
      <w:r>
        <w:tab/>
      </w:r>
      <w:r w:rsidR="00A10678" w:rsidRPr="00A10678">
        <w:t>Beispiel:</w:t>
      </w:r>
    </w:p>
    <w:p w14:paraId="4229EA00" w14:textId="31DFAB93" w:rsidR="00A10678" w:rsidRPr="00DD4640" w:rsidRDefault="004F6C77" w:rsidP="00DD4640">
      <w:pPr>
        <w:pStyle w:val="xflie"/>
      </w:pPr>
      <w:r w:rsidRPr="00DD4640">
        <w:tab/>
      </w:r>
      <w:r w:rsidRPr="00DD4640">
        <w:tab/>
      </w:r>
      <w:r w:rsidR="00A10678" w:rsidRPr="00DD4640">
        <w:t xml:space="preserve">Du bist ein erfahrener Projektleiter für mittelständische </w:t>
      </w:r>
      <w:r w:rsidRPr="00DD4640">
        <w:tab/>
      </w:r>
      <w:r w:rsidRPr="00DD4640">
        <w:tab/>
      </w:r>
      <w:r w:rsidRPr="00DD4640">
        <w:tab/>
      </w:r>
      <w:r w:rsidR="00A10678" w:rsidRPr="00DD4640">
        <w:t xml:space="preserve">Produktionsunternehmen. Erstelle einen Projektplan für die </w:t>
      </w:r>
      <w:r w:rsidRPr="00DD4640">
        <w:tab/>
      </w:r>
      <w:r w:rsidRPr="00DD4640">
        <w:tab/>
      </w:r>
      <w:r w:rsidRPr="00DD4640">
        <w:tab/>
      </w:r>
      <w:r w:rsidR="00A10678" w:rsidRPr="00DD4640">
        <w:t xml:space="preserve">Einführung eines CRM-Systems in einem Unternehmen mit 75 </w:t>
      </w:r>
      <w:r w:rsidRPr="00DD4640">
        <w:tab/>
      </w:r>
      <w:r w:rsidRPr="00DD4640">
        <w:tab/>
      </w:r>
      <w:r w:rsidR="00A10678" w:rsidRPr="00DD4640">
        <w:t xml:space="preserve">Mitarbeitern. Das Projekt soll innerhalb von sechs Monaten </w:t>
      </w:r>
      <w:r w:rsidRPr="00DD4640">
        <w:tab/>
      </w:r>
      <w:r w:rsidRPr="00DD4640">
        <w:tab/>
      </w:r>
      <w:r w:rsidRPr="00DD4640">
        <w:tab/>
      </w:r>
      <w:r w:rsidR="00A10678" w:rsidRPr="00DD4640">
        <w:t xml:space="preserve">umgesetzt werden. Berücksichtige Schulungen, Datenmigration, </w:t>
      </w:r>
      <w:r w:rsidRPr="00DD4640">
        <w:tab/>
      </w:r>
      <w:r w:rsidRPr="00DD4640">
        <w:tab/>
      </w:r>
      <w:r w:rsidR="00A10678" w:rsidRPr="00DD4640">
        <w:t>Testphase und Go-Live. Gib die Ergebnisse als Tabelle aus.</w:t>
      </w:r>
    </w:p>
    <w:p w14:paraId="6D747C1A" w14:textId="77777777" w:rsidR="004F6C77" w:rsidRPr="00DD4640" w:rsidRDefault="004F6C77" w:rsidP="00DD4640">
      <w:pPr>
        <w:pStyle w:val="xflie"/>
      </w:pPr>
    </w:p>
    <w:p w14:paraId="5D02D7DE" w14:textId="77777777" w:rsidR="00A10678" w:rsidRPr="00DD4640" w:rsidRDefault="00A10678" w:rsidP="00DD4640">
      <w:pPr>
        <w:pStyle w:val="xflie"/>
      </w:pPr>
      <w:r w:rsidRPr="00DD4640">
        <w:t>Jetzt besitzt die KI einen klaren Handlungsrahmen.</w:t>
      </w:r>
    </w:p>
    <w:p w14:paraId="51203FA1" w14:textId="77777777" w:rsidR="00A10678" w:rsidRPr="00DD4640" w:rsidRDefault="00A10678" w:rsidP="00DD4640">
      <w:pPr>
        <w:pStyle w:val="xflie"/>
      </w:pPr>
      <w:r w:rsidRPr="00DD4640">
        <w:t>Das Ergebnis verbessert sich sofort und messbar.</w:t>
      </w:r>
    </w:p>
    <w:p w14:paraId="1066389E" w14:textId="77777777" w:rsidR="0047586B" w:rsidRPr="00DD4640" w:rsidRDefault="0047586B" w:rsidP="00DD4640">
      <w:pPr>
        <w:pStyle w:val="xflie"/>
      </w:pPr>
    </w:p>
    <w:p w14:paraId="06F6E73C" w14:textId="77777777" w:rsidR="00E73985" w:rsidRPr="00DD4640" w:rsidRDefault="00E73985" w:rsidP="00DD4640">
      <w:pPr>
        <w:pStyle w:val="xflie"/>
      </w:pPr>
    </w:p>
    <w:p w14:paraId="7A63E40D" w14:textId="77777777" w:rsidR="00A10678" w:rsidRPr="00A10678" w:rsidRDefault="00A10678" w:rsidP="007003DB">
      <w:pPr>
        <w:pStyle w:val="berschrift2"/>
      </w:pPr>
      <w:r w:rsidRPr="00A10678">
        <w:t>DIE ROLLE ALS LEISTUNGSVERSTÄRKER</w:t>
      </w:r>
    </w:p>
    <w:p w14:paraId="6530B3AB" w14:textId="77777777" w:rsidR="00A10678" w:rsidRPr="00DD4640" w:rsidRDefault="00A10678" w:rsidP="00DD4640">
      <w:pPr>
        <w:pStyle w:val="xflie"/>
      </w:pPr>
      <w:r w:rsidRPr="00DD4640">
        <w:t>Eine der einfachsten und gleichzeitig wirkungsvollsten Techniken im Prompt Engineering ist die Zuweisung einer Rolle.</w:t>
      </w:r>
    </w:p>
    <w:p w14:paraId="440B7AAF" w14:textId="77777777" w:rsidR="009F1808" w:rsidRPr="00DD4640" w:rsidRDefault="009F1808" w:rsidP="00DD4640">
      <w:pPr>
        <w:pStyle w:val="xflie"/>
      </w:pPr>
    </w:p>
    <w:p w14:paraId="18698529" w14:textId="77777777" w:rsidR="00A10678" w:rsidRPr="00DD4640" w:rsidRDefault="00A10678" w:rsidP="00DD4640">
      <w:pPr>
        <w:pStyle w:val="xflie"/>
      </w:pPr>
      <w:r w:rsidRPr="00DD4640">
        <w:t>Die Rolle definiert die Perspektive, aus der die KI antworten soll.</w:t>
      </w:r>
    </w:p>
    <w:p w14:paraId="7AC117B5" w14:textId="77777777" w:rsidR="009F1808" w:rsidRPr="00DD4640" w:rsidRDefault="009F1808" w:rsidP="00DD4640">
      <w:pPr>
        <w:pStyle w:val="xflie"/>
      </w:pPr>
    </w:p>
    <w:p w14:paraId="232627CD" w14:textId="143CC793" w:rsidR="00A10678" w:rsidRPr="00DD4640" w:rsidRDefault="00A10678" w:rsidP="00DD4640">
      <w:pPr>
        <w:pStyle w:val="xflie"/>
      </w:pPr>
      <w:r w:rsidRPr="00DD4640">
        <w:t>Dadurch verändert sich nicht nur die Sprache.</w:t>
      </w:r>
    </w:p>
    <w:p w14:paraId="32B900B2" w14:textId="77777777" w:rsidR="009F1808" w:rsidRPr="00DD4640" w:rsidRDefault="009F1808" w:rsidP="00DD4640">
      <w:pPr>
        <w:pStyle w:val="xflie"/>
      </w:pPr>
    </w:p>
    <w:p w14:paraId="09D195E7" w14:textId="565C6C71" w:rsidR="00A10678" w:rsidRPr="00DD4640" w:rsidRDefault="00A10678" w:rsidP="00DD4640">
      <w:pPr>
        <w:pStyle w:val="xflie"/>
      </w:pPr>
      <w:r w:rsidRPr="00DD4640">
        <w:t>Auch die Struktur, die Prioritäten und die fachliche Tiefe verändern sich.</w:t>
      </w:r>
    </w:p>
    <w:p w14:paraId="6898300E" w14:textId="4D8F78E2" w:rsidR="00A10678" w:rsidRPr="00DD4640" w:rsidRDefault="00A10678" w:rsidP="00DD4640">
      <w:pPr>
        <w:pStyle w:val="xflie"/>
      </w:pPr>
    </w:p>
    <w:p w14:paraId="04EFDD3E" w14:textId="77777777" w:rsidR="009F1808" w:rsidRDefault="009F1808">
      <w:pPr>
        <w:spacing w:after="160" w:line="278" w:lineRule="auto"/>
        <w:rPr>
          <w:rFonts w:eastAsiaTheme="majorEastAsia" w:cstheme="majorBidi"/>
          <w:b/>
        </w:rPr>
      </w:pPr>
      <w:r>
        <w:br w:type="page"/>
      </w:r>
    </w:p>
    <w:p w14:paraId="48707BC2" w14:textId="799930BE" w:rsidR="00A10678" w:rsidRPr="00A10678" w:rsidRDefault="00A10678" w:rsidP="00292AA2">
      <w:pPr>
        <w:pStyle w:val="berschrift5"/>
      </w:pPr>
      <w:r w:rsidRPr="00A10678">
        <w:t>Vergleichen wir zwei Beispiele.</w:t>
      </w:r>
    </w:p>
    <w:p w14:paraId="1E48AE33" w14:textId="77777777" w:rsidR="00A10678" w:rsidRPr="00A10678" w:rsidRDefault="00A10678" w:rsidP="000772C4">
      <w:pPr>
        <w:tabs>
          <w:tab w:val="left" w:pos="709"/>
          <w:tab w:val="left" w:pos="1701"/>
          <w:tab w:val="left" w:pos="2835"/>
        </w:tabs>
        <w:spacing w:before="120" w:after="120"/>
        <w:rPr>
          <w:rStyle w:val="Hervorhebung"/>
        </w:rPr>
      </w:pPr>
      <w:r w:rsidRPr="00A10678">
        <w:rPr>
          <w:rStyle w:val="Hervorhebung"/>
        </w:rPr>
        <w:t>Prompt A:</w:t>
      </w:r>
    </w:p>
    <w:p w14:paraId="654FA381" w14:textId="77777777" w:rsidR="00A10678" w:rsidRPr="00DD4640" w:rsidRDefault="00A10678" w:rsidP="00DD4640">
      <w:pPr>
        <w:pStyle w:val="xflie"/>
      </w:pPr>
      <w:r w:rsidRPr="00DD4640">
        <w:t>Erstelle einen Maßnahmenplan zur Kostensenkung.</w:t>
      </w:r>
    </w:p>
    <w:p w14:paraId="335CEFA0" w14:textId="77777777" w:rsidR="009F1808" w:rsidRPr="00DD4640" w:rsidRDefault="009F1808" w:rsidP="00DD4640">
      <w:pPr>
        <w:pStyle w:val="xflie"/>
      </w:pPr>
    </w:p>
    <w:p w14:paraId="3B4088EB" w14:textId="77777777" w:rsidR="00A10678" w:rsidRPr="00A10678" w:rsidRDefault="00A10678" w:rsidP="000772C4">
      <w:pPr>
        <w:tabs>
          <w:tab w:val="left" w:pos="709"/>
          <w:tab w:val="left" w:pos="1701"/>
          <w:tab w:val="left" w:pos="2835"/>
        </w:tabs>
        <w:spacing w:before="120" w:after="120"/>
        <w:rPr>
          <w:rStyle w:val="Hervorhebung"/>
        </w:rPr>
      </w:pPr>
      <w:r w:rsidRPr="00A10678">
        <w:rPr>
          <w:rStyle w:val="Hervorhebung"/>
        </w:rPr>
        <w:t>Prompt B:</w:t>
      </w:r>
    </w:p>
    <w:p w14:paraId="35D17F48" w14:textId="77777777" w:rsidR="00A10678" w:rsidRPr="00DD4640" w:rsidRDefault="00A10678" w:rsidP="00DD4640">
      <w:pPr>
        <w:pStyle w:val="xflie"/>
      </w:pPr>
      <w:r w:rsidRPr="00DD4640">
        <w:t>Du bist ein erfahrener CFO eines mittelständischen Produktionsunternehmens. Erstelle einen Maßnahmenplan zur Kostensenkung.</w:t>
      </w:r>
    </w:p>
    <w:p w14:paraId="10E57B26" w14:textId="77777777" w:rsidR="009F1808" w:rsidRPr="00DD4640" w:rsidRDefault="009F1808" w:rsidP="00DD4640">
      <w:pPr>
        <w:pStyle w:val="xflie"/>
      </w:pPr>
    </w:p>
    <w:p w14:paraId="410CB3D0" w14:textId="77777777" w:rsidR="00A10678" w:rsidRPr="00DD4640" w:rsidRDefault="00A10678" w:rsidP="00DD4640">
      <w:pPr>
        <w:pStyle w:val="xflie"/>
      </w:pPr>
      <w:r w:rsidRPr="00DD4640">
        <w:t>Obwohl sich nur ein Satz geändert hat, wird das Ergebnis deutlich anders aussehen.</w:t>
      </w:r>
    </w:p>
    <w:p w14:paraId="77C1D2DB" w14:textId="77777777" w:rsid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1F5B176B" w14:textId="31788638" w:rsidR="00A10678" w:rsidRPr="00A10678" w:rsidRDefault="00A10678" w:rsidP="007003DB">
      <w:pPr>
        <w:pStyle w:val="berschrift4"/>
      </w:pPr>
      <w:r w:rsidRPr="00A10678">
        <w:t>Der CFO betrachtet:</w:t>
      </w:r>
    </w:p>
    <w:p w14:paraId="049E2A15" w14:textId="14D8E063" w:rsidR="00A10678" w:rsidRPr="00A10678" w:rsidRDefault="00A10678" w:rsidP="003D3557">
      <w:pPr>
        <w:pStyle w:val="bulletpoints"/>
        <w:framePr w:wrap="around"/>
      </w:pPr>
      <w:r w:rsidRPr="00A10678">
        <w:t>Liquidität</w:t>
      </w:r>
    </w:p>
    <w:p w14:paraId="42C122AC" w14:textId="5F24E70B" w:rsidR="00A10678" w:rsidRPr="00A10678" w:rsidRDefault="00A10678" w:rsidP="003D3557">
      <w:pPr>
        <w:pStyle w:val="bulletpoints"/>
        <w:framePr w:wrap="around"/>
      </w:pPr>
      <w:r w:rsidRPr="00A10678">
        <w:t>Rentabilität</w:t>
      </w:r>
    </w:p>
    <w:p w14:paraId="065BFF6C" w14:textId="25C069DD" w:rsidR="00A10678" w:rsidRPr="00A10678" w:rsidRDefault="00A10678" w:rsidP="003D3557">
      <w:pPr>
        <w:pStyle w:val="bulletpoints"/>
        <w:framePr w:wrap="around"/>
      </w:pPr>
      <w:r w:rsidRPr="00A10678">
        <w:t>Investitionen</w:t>
      </w:r>
    </w:p>
    <w:p w14:paraId="12628B08" w14:textId="61AA0718" w:rsidR="00A10678" w:rsidRPr="00A10678" w:rsidRDefault="00A10678" w:rsidP="003D3557">
      <w:pPr>
        <w:pStyle w:val="bulletpoints"/>
        <w:framePr w:wrap="around"/>
      </w:pPr>
      <w:r w:rsidRPr="00A10678">
        <w:t>Fixkosten</w:t>
      </w:r>
    </w:p>
    <w:p w14:paraId="697C7F9B" w14:textId="52DF0C51" w:rsidR="00A10678" w:rsidRPr="00A10678" w:rsidRDefault="00A10678" w:rsidP="003D3557">
      <w:pPr>
        <w:pStyle w:val="bulletpoints"/>
        <w:framePr w:wrap="around"/>
      </w:pPr>
      <w:r w:rsidRPr="00A10678">
        <w:t>Risiken</w:t>
      </w:r>
    </w:p>
    <w:p w14:paraId="2FE556C3" w14:textId="77777777" w:rsidR="009F1808" w:rsidRPr="00DD4640" w:rsidRDefault="00A10678" w:rsidP="00DD4640">
      <w:pPr>
        <w:pStyle w:val="xflie"/>
      </w:pPr>
      <w:r w:rsidRPr="00DD4640">
        <w:t>Ein Marketingleiter würde dieselbe Aufgabe völlig anders lösen.</w:t>
      </w:r>
    </w:p>
    <w:p w14:paraId="15B07D67" w14:textId="77777777" w:rsidR="009F1808" w:rsidRPr="00DD4640" w:rsidRDefault="009F1808" w:rsidP="00DD4640">
      <w:pPr>
        <w:pStyle w:val="xflie"/>
      </w:pPr>
    </w:p>
    <w:p w14:paraId="51BC468D" w14:textId="63322489" w:rsidR="00A10678" w:rsidRPr="00020FEE" w:rsidRDefault="00A10678" w:rsidP="007A60A3">
      <w:pPr>
        <w:pStyle w:val="hinweis"/>
      </w:pPr>
      <w:r w:rsidRPr="00020FEE">
        <w:t>Die Rolle bestimmt somit den Denkrahmen.</w:t>
      </w:r>
    </w:p>
    <w:p w14:paraId="3EEB6D7C" w14:textId="42CF4D3E" w:rsid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4749B192" w14:textId="77777777" w:rsidR="00E73985" w:rsidRPr="00DD4640" w:rsidRDefault="00E73985" w:rsidP="00DD4640">
      <w:pPr>
        <w:pStyle w:val="xflie"/>
      </w:pPr>
    </w:p>
    <w:p w14:paraId="68D3F4DA" w14:textId="77777777" w:rsidR="00A10678" w:rsidRPr="0034220D" w:rsidRDefault="00A10678" w:rsidP="007003DB">
      <w:pPr>
        <w:pStyle w:val="berschrift2"/>
      </w:pPr>
      <w:r w:rsidRPr="0034220D">
        <w:t>WELCHE ROLLEN BESONDERS GUT FUNKTIONIEREN</w:t>
      </w:r>
    </w:p>
    <w:p w14:paraId="266541FD" w14:textId="77777777" w:rsidR="00A10678" w:rsidRPr="00DD4640" w:rsidRDefault="00A10678" w:rsidP="00DD4640">
      <w:pPr>
        <w:pStyle w:val="xflie"/>
      </w:pPr>
      <w:r w:rsidRPr="00DD4640">
        <w:t>Geschäftsführer</w:t>
      </w:r>
    </w:p>
    <w:p w14:paraId="15A144E1" w14:textId="77777777" w:rsidR="00A10678" w:rsidRPr="00F154C0" w:rsidRDefault="00A10678" w:rsidP="00F154C0">
      <w:pPr>
        <w:pStyle w:val="berschrift4"/>
        <w:rPr>
          <w:rStyle w:val="SchwacheHervorhebung"/>
          <w:i w:val="0"/>
          <w:iCs/>
          <w:color w:val="auto"/>
          <w:sz w:val="22"/>
        </w:rPr>
      </w:pPr>
      <w:r w:rsidRPr="00F154C0">
        <w:rPr>
          <w:rStyle w:val="SchwacheHervorhebung"/>
          <w:i w:val="0"/>
          <w:iCs/>
          <w:color w:val="auto"/>
          <w:sz w:val="22"/>
        </w:rPr>
        <w:t>Geeignet für:</w:t>
      </w:r>
    </w:p>
    <w:p w14:paraId="66DC2787" w14:textId="49631F1E" w:rsidR="00A10678" w:rsidRPr="00A10678" w:rsidRDefault="00A10678" w:rsidP="003D3557">
      <w:pPr>
        <w:pStyle w:val="bulletpoints"/>
        <w:framePr w:wrap="around"/>
      </w:pPr>
      <w:r w:rsidRPr="00A10678">
        <w:t>Strategie</w:t>
      </w:r>
    </w:p>
    <w:p w14:paraId="26E5644D" w14:textId="7AAD9823" w:rsidR="00A10678" w:rsidRPr="00A10678" w:rsidRDefault="00A10678" w:rsidP="003D3557">
      <w:pPr>
        <w:pStyle w:val="bulletpoints"/>
        <w:framePr w:wrap="around"/>
      </w:pPr>
      <w:r w:rsidRPr="00A10678">
        <w:t>Unternehmensentwicklung</w:t>
      </w:r>
    </w:p>
    <w:p w14:paraId="494593EC" w14:textId="70B27989" w:rsidR="00A10678" w:rsidRPr="00A10678" w:rsidRDefault="00A10678" w:rsidP="003D3557">
      <w:pPr>
        <w:pStyle w:val="bulletpoints"/>
        <w:framePr w:wrap="around"/>
      </w:pPr>
      <w:r w:rsidRPr="00A10678">
        <w:t>Investitionen</w:t>
      </w:r>
    </w:p>
    <w:p w14:paraId="083CBA60" w14:textId="5D5F16B4" w:rsidR="00953A49" w:rsidRDefault="00A10678" w:rsidP="003D3557">
      <w:pPr>
        <w:pStyle w:val="bulletpoints"/>
        <w:framePr w:wrap="around"/>
      </w:pPr>
      <w:r w:rsidRPr="00A10678">
        <w:t>Priorisierung</w:t>
      </w:r>
    </w:p>
    <w:p w14:paraId="50CA4189" w14:textId="5087D564" w:rsidR="00A10678" w:rsidRPr="00DD4640" w:rsidRDefault="00A10678" w:rsidP="00DD4640">
      <w:pPr>
        <w:pStyle w:val="xflie"/>
      </w:pPr>
      <w:r w:rsidRPr="00DD4640">
        <w:t>Controller</w:t>
      </w:r>
    </w:p>
    <w:p w14:paraId="7A4115C2" w14:textId="77777777" w:rsidR="00A10678" w:rsidRPr="009F1808" w:rsidRDefault="00A10678" w:rsidP="00F154C0">
      <w:pPr>
        <w:pStyle w:val="berschrift4"/>
        <w:rPr>
          <w:rStyle w:val="SchwacheHervorhebung"/>
          <w:i w:val="0"/>
          <w:iCs/>
          <w:color w:val="auto"/>
        </w:rPr>
      </w:pPr>
      <w:r w:rsidRPr="009F1808">
        <w:rPr>
          <w:rStyle w:val="SchwacheHervorhebung"/>
          <w:i w:val="0"/>
          <w:iCs/>
          <w:color w:val="auto"/>
        </w:rPr>
        <w:t>Geeignet für:</w:t>
      </w:r>
    </w:p>
    <w:p w14:paraId="2DECB062" w14:textId="6A1A278F" w:rsidR="00A10678" w:rsidRPr="00A10678" w:rsidRDefault="00A10678" w:rsidP="003D3557">
      <w:pPr>
        <w:pStyle w:val="bulletpoints"/>
        <w:framePr w:wrap="around"/>
      </w:pPr>
      <w:r w:rsidRPr="00A10678">
        <w:t>Kennzahlen</w:t>
      </w:r>
    </w:p>
    <w:p w14:paraId="63FF5A3A" w14:textId="77777777" w:rsidR="009F1808" w:rsidRDefault="00A10678" w:rsidP="003D3557">
      <w:pPr>
        <w:pStyle w:val="bulletpoints"/>
        <w:framePr w:wrap="around"/>
      </w:pPr>
      <w:r w:rsidRPr="00A10678">
        <w:t>Wirtschaftlichkeit</w:t>
      </w:r>
    </w:p>
    <w:p w14:paraId="260FC32D" w14:textId="5EE3CB69" w:rsidR="00A10678" w:rsidRPr="00A10678" w:rsidRDefault="00A10678" w:rsidP="003D3557">
      <w:pPr>
        <w:pStyle w:val="bulletpoints"/>
        <w:framePr w:wrap="around"/>
      </w:pPr>
      <w:r w:rsidRPr="00A10678">
        <w:t>Kostenanalysen</w:t>
      </w:r>
    </w:p>
    <w:p w14:paraId="45BF4F1E" w14:textId="1B294825" w:rsidR="00A10678" w:rsidRPr="00A10678" w:rsidRDefault="00A10678" w:rsidP="003D3557">
      <w:pPr>
        <w:pStyle w:val="bulletpoints"/>
        <w:framePr w:wrap="around"/>
      </w:pPr>
      <w:r w:rsidRPr="00A10678">
        <w:t>Budgetentscheidungen</w:t>
      </w:r>
    </w:p>
    <w:p w14:paraId="502CE5F0" w14:textId="0DB55325" w:rsidR="0047586B" w:rsidRDefault="0047586B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</w:rPr>
      </w:pPr>
    </w:p>
    <w:p w14:paraId="7550405B" w14:textId="23F6DA99" w:rsidR="00A10678" w:rsidRPr="00DD4640" w:rsidRDefault="00A10678" w:rsidP="00DD4640">
      <w:pPr>
        <w:pStyle w:val="xflie"/>
      </w:pPr>
      <w:r w:rsidRPr="00DD4640">
        <w:t>Projektleiter</w:t>
      </w:r>
    </w:p>
    <w:p w14:paraId="22C1D0C1" w14:textId="77777777" w:rsidR="00A10678" w:rsidRPr="00A10678" w:rsidRDefault="00A10678" w:rsidP="00F154C0">
      <w:pPr>
        <w:pStyle w:val="berschrift4"/>
        <w:rPr>
          <w:rStyle w:val="SchwacheHervorhebung"/>
        </w:rPr>
      </w:pPr>
      <w:r w:rsidRPr="00A10678">
        <w:rPr>
          <w:rStyle w:val="SchwacheHervorhebung"/>
        </w:rPr>
        <w:t>Geeignet für:</w:t>
      </w:r>
    </w:p>
    <w:p w14:paraId="007252F6" w14:textId="3B2D3CFE" w:rsidR="00A10678" w:rsidRPr="00A10678" w:rsidRDefault="00A10678" w:rsidP="003D3557">
      <w:pPr>
        <w:pStyle w:val="bulletpoints"/>
        <w:framePr w:wrap="around"/>
      </w:pPr>
      <w:r w:rsidRPr="00A10678">
        <w:t>Zeitplanung</w:t>
      </w:r>
    </w:p>
    <w:p w14:paraId="3CE5487C" w14:textId="5189A135" w:rsidR="00A10678" w:rsidRPr="00A10678" w:rsidRDefault="00A10678" w:rsidP="003D3557">
      <w:pPr>
        <w:pStyle w:val="bulletpoints"/>
        <w:framePr w:wrap="around"/>
      </w:pPr>
      <w:r w:rsidRPr="00A10678">
        <w:t>Ressourcensteuerung</w:t>
      </w:r>
    </w:p>
    <w:p w14:paraId="431AA1D4" w14:textId="6ADCEF6C" w:rsidR="00A10678" w:rsidRPr="00A10678" w:rsidRDefault="00953A49" w:rsidP="003D3557">
      <w:pPr>
        <w:pStyle w:val="bulletpoints"/>
        <w:framePr w:wrap="around"/>
      </w:pPr>
      <w:r>
        <w:t>R</w:t>
      </w:r>
      <w:r w:rsidR="00A10678" w:rsidRPr="00A10678">
        <w:t>isikomanagement</w:t>
      </w:r>
    </w:p>
    <w:p w14:paraId="0F57CC5C" w14:textId="0BD22CA8" w:rsidR="00A10678" w:rsidRDefault="00A10678" w:rsidP="003D3557">
      <w:pPr>
        <w:pStyle w:val="bulletpoints"/>
        <w:framePr w:wrap="around"/>
      </w:pPr>
      <w:r w:rsidRPr="00A10678">
        <w:t>Umsetzung</w:t>
      </w:r>
    </w:p>
    <w:p w14:paraId="26EE40C0" w14:textId="77777777" w:rsidR="0047586B" w:rsidRPr="00DD4640" w:rsidRDefault="0047586B" w:rsidP="00DD4640">
      <w:pPr>
        <w:pStyle w:val="xflie"/>
      </w:pPr>
    </w:p>
    <w:p w14:paraId="36478CE9" w14:textId="77777777" w:rsidR="00A10678" w:rsidRPr="00DD4640" w:rsidRDefault="00A10678" w:rsidP="00DD4640">
      <w:pPr>
        <w:pStyle w:val="xflie"/>
      </w:pPr>
      <w:r w:rsidRPr="00DD4640">
        <w:t>Vertriebsleiter</w:t>
      </w:r>
    </w:p>
    <w:p w14:paraId="71F595EA" w14:textId="77777777" w:rsidR="00A10678" w:rsidRPr="00A10678" w:rsidRDefault="00A10678" w:rsidP="00F154C0">
      <w:pPr>
        <w:pStyle w:val="berschrift4"/>
        <w:rPr>
          <w:rStyle w:val="SchwacheHervorhebung"/>
        </w:rPr>
      </w:pPr>
      <w:r w:rsidRPr="00A10678">
        <w:rPr>
          <w:rStyle w:val="SchwacheHervorhebung"/>
        </w:rPr>
        <w:t>Geeignet für:</w:t>
      </w:r>
    </w:p>
    <w:p w14:paraId="758538F3" w14:textId="5C482E28" w:rsidR="00A10678" w:rsidRPr="00A10678" w:rsidRDefault="00A10678" w:rsidP="003D3557">
      <w:pPr>
        <w:pStyle w:val="bulletpoints"/>
        <w:framePr w:wrap="around"/>
      </w:pPr>
      <w:r w:rsidRPr="00A10678">
        <w:t>Leadgenerierung</w:t>
      </w:r>
    </w:p>
    <w:p w14:paraId="12E6C7BA" w14:textId="581FA0CD" w:rsidR="00A10678" w:rsidRPr="00A10678" w:rsidRDefault="00A10678" w:rsidP="003D3557">
      <w:pPr>
        <w:pStyle w:val="bulletpoints"/>
        <w:framePr w:wrap="around"/>
      </w:pPr>
      <w:r w:rsidRPr="00A10678">
        <w:t>Verkaufsprozesse</w:t>
      </w:r>
    </w:p>
    <w:p w14:paraId="3A88F161" w14:textId="5068C45E" w:rsidR="00A10678" w:rsidRPr="00A10678" w:rsidRDefault="00A10678" w:rsidP="003D3557">
      <w:pPr>
        <w:pStyle w:val="bulletpoints"/>
        <w:framePr w:wrap="around"/>
      </w:pPr>
      <w:r w:rsidRPr="00A10678">
        <w:t>Angebotsoptimierung</w:t>
      </w:r>
    </w:p>
    <w:p w14:paraId="61247816" w14:textId="78BB14D8" w:rsidR="00A10678" w:rsidRDefault="00A10678" w:rsidP="003D3557">
      <w:pPr>
        <w:pStyle w:val="bulletpoints"/>
        <w:framePr w:wrap="around"/>
      </w:pPr>
      <w:r w:rsidRPr="00A10678">
        <w:t>Kundengewinnung</w:t>
      </w:r>
    </w:p>
    <w:p w14:paraId="758BA7EE" w14:textId="77777777" w:rsidR="0047586B" w:rsidRPr="00DD4640" w:rsidRDefault="0047586B" w:rsidP="00DD4640">
      <w:pPr>
        <w:pStyle w:val="xflie"/>
      </w:pPr>
    </w:p>
    <w:p w14:paraId="4F1FC626" w14:textId="77777777" w:rsidR="00A10678" w:rsidRPr="00DD4640" w:rsidRDefault="00A10678" w:rsidP="00DD4640">
      <w:pPr>
        <w:pStyle w:val="xflie"/>
      </w:pPr>
      <w:r w:rsidRPr="00DD4640">
        <w:t>Unternehmensberater</w:t>
      </w:r>
    </w:p>
    <w:p w14:paraId="110177B3" w14:textId="77777777" w:rsidR="00A10678" w:rsidRPr="00A10678" w:rsidRDefault="00A10678" w:rsidP="00F154C0">
      <w:pPr>
        <w:pStyle w:val="berschrift4"/>
        <w:rPr>
          <w:rStyle w:val="SchwacheHervorhebung"/>
        </w:rPr>
      </w:pPr>
      <w:r w:rsidRPr="00A10678">
        <w:rPr>
          <w:rStyle w:val="SchwacheHervorhebung"/>
        </w:rPr>
        <w:t>Geeignet für:</w:t>
      </w:r>
    </w:p>
    <w:p w14:paraId="0059C3FB" w14:textId="048C72BE" w:rsidR="00A10678" w:rsidRPr="00A10678" w:rsidRDefault="00A10678" w:rsidP="003D3557">
      <w:pPr>
        <w:pStyle w:val="bulletpoints"/>
        <w:framePr w:wrap="around"/>
      </w:pPr>
      <w:r w:rsidRPr="00A10678">
        <w:t>Analysen</w:t>
      </w:r>
    </w:p>
    <w:p w14:paraId="0EC01F45" w14:textId="1B1A8BF0" w:rsidR="00A10678" w:rsidRPr="00A10678" w:rsidRDefault="00A10678" w:rsidP="003D3557">
      <w:pPr>
        <w:pStyle w:val="bulletpoints"/>
        <w:framePr w:wrap="around"/>
      </w:pPr>
      <w:r w:rsidRPr="00A10678">
        <w:t>Problemlösungen</w:t>
      </w:r>
    </w:p>
    <w:p w14:paraId="7B7C5E8D" w14:textId="64773068" w:rsidR="00A10678" w:rsidRPr="00A10678" w:rsidRDefault="00A10678" w:rsidP="003D3557">
      <w:pPr>
        <w:pStyle w:val="bulletpoints"/>
        <w:framePr w:wrap="around"/>
      </w:pPr>
      <w:r w:rsidRPr="00A10678">
        <w:t>Handlungsempfehlungen</w:t>
      </w:r>
    </w:p>
    <w:p w14:paraId="1ECC172A" w14:textId="4E88AC7D" w:rsidR="0034220D" w:rsidRPr="009F1808" w:rsidRDefault="00A10678" w:rsidP="003D3557">
      <w:pPr>
        <w:pStyle w:val="bulletpoints"/>
        <w:framePr w:wrap="around"/>
      </w:pPr>
      <w:r w:rsidRPr="00A10678">
        <w:t>Veränderungsprozesse</w:t>
      </w:r>
    </w:p>
    <w:p w14:paraId="4FA9FDEB" w14:textId="74DEB4D4" w:rsidR="00A10678" w:rsidRPr="00DD4640" w:rsidRDefault="00A10678" w:rsidP="00DD4640">
      <w:pPr>
        <w:pStyle w:val="xflie"/>
      </w:pPr>
      <w:r w:rsidRPr="00DD4640">
        <w:t>Kritischer Prüfer</w:t>
      </w:r>
    </w:p>
    <w:p w14:paraId="477F103D" w14:textId="77777777" w:rsidR="00A10678" w:rsidRPr="00A10678" w:rsidRDefault="00A10678" w:rsidP="00F154C0">
      <w:pPr>
        <w:pStyle w:val="berschrift4"/>
        <w:rPr>
          <w:rStyle w:val="SchwacheHervorhebung"/>
        </w:rPr>
      </w:pPr>
      <w:r w:rsidRPr="00A10678">
        <w:rPr>
          <w:rStyle w:val="SchwacheHervorhebung"/>
        </w:rPr>
        <w:t>Geeignet für:</w:t>
      </w:r>
    </w:p>
    <w:p w14:paraId="709ED544" w14:textId="5E877D62" w:rsidR="00A10678" w:rsidRPr="00A10678" w:rsidRDefault="00A10678" w:rsidP="003D3557">
      <w:pPr>
        <w:pStyle w:val="bulletpoints"/>
        <w:framePr w:wrap="around"/>
      </w:pPr>
      <w:r w:rsidRPr="00A10678">
        <w:t>Fehlersuche</w:t>
      </w:r>
    </w:p>
    <w:p w14:paraId="18687B21" w14:textId="0EE2124A" w:rsidR="00A10678" w:rsidRPr="00A10678" w:rsidRDefault="00A10678" w:rsidP="003D3557">
      <w:pPr>
        <w:pStyle w:val="bulletpoints"/>
        <w:framePr w:wrap="around"/>
      </w:pPr>
      <w:r w:rsidRPr="00A10678">
        <w:t>Risikobetrachtung</w:t>
      </w:r>
    </w:p>
    <w:p w14:paraId="7B486A57" w14:textId="11E453C3" w:rsidR="00A10678" w:rsidRPr="00A10678" w:rsidRDefault="00A10678" w:rsidP="003D3557">
      <w:pPr>
        <w:pStyle w:val="bulletpoints"/>
        <w:framePr w:wrap="around"/>
      </w:pPr>
      <w:r w:rsidRPr="00A10678">
        <w:t>Schwachstellenanalyse</w:t>
      </w:r>
    </w:p>
    <w:p w14:paraId="24248524" w14:textId="7F6E2020" w:rsidR="00A10678" w:rsidRPr="00A10678" w:rsidRDefault="00A10678" w:rsidP="003D3557">
      <w:pPr>
        <w:pStyle w:val="bulletpoints"/>
        <w:framePr w:wrap="around"/>
      </w:pPr>
      <w:r w:rsidRPr="00A10678">
        <w:t>Gegenargumente</w:t>
      </w:r>
    </w:p>
    <w:p w14:paraId="28148188" w14:textId="77777777" w:rsidR="00A10678" w:rsidRPr="00DD4640" w:rsidRDefault="00A10678" w:rsidP="00DD4640">
      <w:pPr>
        <w:pStyle w:val="xflie"/>
      </w:pPr>
      <w:r w:rsidRPr="00DD4640">
        <w:t>Diese Rolle wird von vielen Anwendern massiv unterschätzt.</w:t>
      </w:r>
    </w:p>
    <w:p w14:paraId="3EBFA061" w14:textId="4B98E867" w:rsidR="00A10678" w:rsidRPr="00DD4640" w:rsidRDefault="00A10678" w:rsidP="00DD4640">
      <w:pPr>
        <w:pStyle w:val="xflie"/>
      </w:pPr>
      <w:r w:rsidRPr="00DD4640">
        <w:t>Sie gehört zu den leistungsfähigsten Werkzeugen überhaupt.</w:t>
      </w:r>
    </w:p>
    <w:p w14:paraId="5467F20F" w14:textId="77777777" w:rsidR="00E73985" w:rsidRPr="00DD4640" w:rsidRDefault="00E73985" w:rsidP="00DD4640">
      <w:pPr>
        <w:pStyle w:val="xflie"/>
      </w:pPr>
    </w:p>
    <w:p w14:paraId="7BABF45B" w14:textId="77777777" w:rsidR="00E73985" w:rsidRPr="00DD4640" w:rsidRDefault="00E73985" w:rsidP="00DD4640">
      <w:pPr>
        <w:pStyle w:val="xflie"/>
      </w:pPr>
    </w:p>
    <w:p w14:paraId="58787C42" w14:textId="77777777" w:rsidR="00A10678" w:rsidRPr="00A10678" w:rsidRDefault="00A10678" w:rsidP="007003DB">
      <w:pPr>
        <w:pStyle w:val="berschrift2"/>
      </w:pPr>
      <w:r w:rsidRPr="00A10678">
        <w:t>KONTEXT IST WICHTIGER ALS INTELLIGENZ</w:t>
      </w:r>
    </w:p>
    <w:p w14:paraId="2143D3B5" w14:textId="77777777" w:rsidR="00A10678" w:rsidRPr="00A10678" w:rsidRDefault="00A10678" w:rsidP="007003DB">
      <w:pPr>
        <w:pStyle w:val="berschrift4"/>
      </w:pPr>
      <w:r w:rsidRPr="00A10678">
        <w:t>Viele Nutzer versuchen schwache Ergebnisse durch immer längere Fragen zu verbessern.</w:t>
      </w:r>
    </w:p>
    <w:p w14:paraId="421D9787" w14:textId="77777777" w:rsidR="00A10678" w:rsidRPr="00A10678" w:rsidRDefault="00A10678" w:rsidP="003D3557">
      <w:pPr>
        <w:pStyle w:val="bulletpoints"/>
        <w:framePr w:wrap="around"/>
      </w:pPr>
      <w:r w:rsidRPr="00A10678">
        <w:t>Das führt selten zum Ziel.</w:t>
      </w:r>
    </w:p>
    <w:p w14:paraId="044AE88B" w14:textId="77777777" w:rsidR="00A10678" w:rsidRPr="00A10678" w:rsidRDefault="00A10678" w:rsidP="003D3557">
      <w:pPr>
        <w:pStyle w:val="bulletpoints"/>
        <w:framePr w:wrap="around"/>
      </w:pPr>
      <w:r w:rsidRPr="00A10678">
        <w:t>Die entscheidende Größe ist nicht die Länge.</w:t>
      </w:r>
    </w:p>
    <w:p w14:paraId="48C7CF72" w14:textId="77777777" w:rsidR="00A10678" w:rsidRPr="00A10678" w:rsidRDefault="00A10678" w:rsidP="003D3557">
      <w:pPr>
        <w:pStyle w:val="bulletpoints"/>
        <w:framePr w:wrap="around"/>
      </w:pPr>
      <w:r w:rsidRPr="00A10678">
        <w:t>Die entscheidende Größe ist der Kontext.</w:t>
      </w:r>
    </w:p>
    <w:p w14:paraId="55100911" w14:textId="77777777" w:rsidR="009F1808" w:rsidRPr="00DD4640" w:rsidRDefault="009F1808" w:rsidP="00DD4640">
      <w:pPr>
        <w:pStyle w:val="xflie"/>
      </w:pPr>
    </w:p>
    <w:p w14:paraId="346E3609" w14:textId="14CB4483" w:rsidR="00A10678" w:rsidRPr="00DD4640" w:rsidRDefault="00A10678" w:rsidP="00DD4640">
      <w:pPr>
        <w:pStyle w:val="xflie"/>
        <w:rPr>
          <w:rStyle w:val="Hervorhebung"/>
          <w:color w:val="000000" w:themeColor="text1"/>
        </w:rPr>
      </w:pPr>
      <w:r w:rsidRPr="00DD4640">
        <w:rPr>
          <w:rStyle w:val="Hervorhebung"/>
          <w:color w:val="000000" w:themeColor="text1"/>
        </w:rPr>
        <w:t>Vergleichen wir erneut zwei Beispiele.</w:t>
      </w:r>
    </w:p>
    <w:p w14:paraId="6423B5E6" w14:textId="77777777" w:rsidR="009F1808" w:rsidRPr="00DD4640" w:rsidRDefault="009F1808" w:rsidP="00DD4640">
      <w:pPr>
        <w:pStyle w:val="xflie"/>
        <w:rPr>
          <w:rStyle w:val="Hervorhebung"/>
          <w:color w:val="000000" w:themeColor="text1"/>
        </w:rPr>
      </w:pPr>
    </w:p>
    <w:p w14:paraId="031BC726" w14:textId="0FE194B7" w:rsidR="00A10678" w:rsidRPr="00DD4640" w:rsidRDefault="009F1808" w:rsidP="00DD4640">
      <w:pPr>
        <w:pStyle w:val="xflie"/>
        <w:rPr>
          <w:rStyle w:val="Hervorhebung"/>
          <w:b w:val="0"/>
          <w:i w:val="0"/>
          <w:iCs w:val="0"/>
          <w:color w:val="000000" w:themeColor="text1"/>
        </w:rPr>
      </w:pPr>
      <w:r w:rsidRPr="00DD4640">
        <w:rPr>
          <w:rStyle w:val="Hervorhebung"/>
          <w:i w:val="0"/>
          <w:color w:val="000000" w:themeColor="text1"/>
        </w:rPr>
        <w:tab/>
      </w:r>
      <w:r w:rsidR="00A10678" w:rsidRPr="00DD4640">
        <w:rPr>
          <w:rStyle w:val="Hervorhebung"/>
          <w:i w:val="0"/>
          <w:color w:val="000000" w:themeColor="text1"/>
        </w:rPr>
        <w:t>Schlechter Prompt:</w:t>
      </w:r>
    </w:p>
    <w:p w14:paraId="5BB3A20B" w14:textId="2923E3F3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Wie kann ich Kosten sparen?</w:t>
      </w:r>
    </w:p>
    <w:p w14:paraId="76E24092" w14:textId="77777777" w:rsidR="009F1808" w:rsidRPr="00DD4640" w:rsidRDefault="009F1808" w:rsidP="00DD4640">
      <w:pPr>
        <w:pStyle w:val="xflie"/>
      </w:pPr>
    </w:p>
    <w:p w14:paraId="155C6468" w14:textId="070791A7" w:rsidR="00A10678" w:rsidRPr="00DD4640" w:rsidRDefault="009F1808" w:rsidP="00DD4640">
      <w:pPr>
        <w:pStyle w:val="xflie"/>
        <w:rPr>
          <w:rStyle w:val="Hervorhebung"/>
          <w:b w:val="0"/>
          <w:bCs w:val="0"/>
          <w:color w:val="000000" w:themeColor="text1"/>
        </w:rPr>
      </w:pPr>
      <w:r w:rsidRPr="00DD4640">
        <w:rPr>
          <w:rStyle w:val="Hervorhebung"/>
          <w:bCs w:val="0"/>
          <w:color w:val="000000" w:themeColor="text1"/>
        </w:rPr>
        <w:tab/>
      </w:r>
      <w:r w:rsidR="00A10678" w:rsidRPr="00DD4640">
        <w:rPr>
          <w:rStyle w:val="Hervorhebung"/>
          <w:bCs w:val="0"/>
          <w:color w:val="000000" w:themeColor="text1"/>
        </w:rPr>
        <w:t>Besserer Prompt:</w:t>
      </w:r>
    </w:p>
    <w:p w14:paraId="1813B0F8" w14:textId="15BFBE30" w:rsidR="00F154C0" w:rsidRPr="00DD4640" w:rsidRDefault="009F1808" w:rsidP="00DD4640">
      <w:pPr>
        <w:pStyle w:val="xflie"/>
      </w:pPr>
      <w:r w:rsidRPr="00DD4640">
        <w:tab/>
      </w:r>
      <w:r w:rsidR="00A10678" w:rsidRPr="00DD4640">
        <w:t>Du bist Unternehmensberater für mittelständische Produktions</w:t>
      </w:r>
      <w:r w:rsidRPr="00DD4640">
        <w:t>-</w:t>
      </w:r>
      <w:r w:rsidRPr="00DD4640">
        <w:tab/>
      </w:r>
      <w:r w:rsidR="00A10678" w:rsidRPr="00DD4640">
        <w:t xml:space="preserve">unternehmen. Das Unternehmen hat 120 Mitarbeiter. Die Energiekosten </w:t>
      </w:r>
      <w:r w:rsidRPr="00DD4640">
        <w:tab/>
      </w:r>
      <w:r w:rsidR="00A10678" w:rsidRPr="00DD4640">
        <w:t xml:space="preserve">sind innerhalb von zwölf Monaten um 18 Prozent gestiegen. Der </w:t>
      </w:r>
      <w:r w:rsidRPr="00DD4640">
        <w:tab/>
      </w:r>
      <w:r w:rsidR="00A10678" w:rsidRPr="00DD4640">
        <w:t xml:space="preserve">Materialeinsatz macht 42 Prozent des Umsatzes aus. </w:t>
      </w:r>
      <w:r w:rsidR="00F154C0" w:rsidRPr="00DD4640">
        <w:t xml:space="preserve">Nenne die fünf </w:t>
      </w:r>
      <w:r w:rsidR="00F154C0" w:rsidRPr="00DD4640">
        <w:tab/>
        <w:t xml:space="preserve">größten Einsparpotenziale inklusive Aufwand, Risiko und möglicher </w:t>
      </w:r>
      <w:r w:rsidR="00F154C0" w:rsidRPr="00DD4640">
        <w:tab/>
        <w:t>Wirkung.</w:t>
      </w:r>
    </w:p>
    <w:p w14:paraId="11CFB3A0" w14:textId="4678D43D" w:rsidR="009F1808" w:rsidRPr="00DD4640" w:rsidRDefault="009F1808" w:rsidP="00DD4640">
      <w:pPr>
        <w:pStyle w:val="xflie"/>
      </w:pPr>
    </w:p>
    <w:p w14:paraId="48F4719D" w14:textId="77777777" w:rsidR="00F154C0" w:rsidRPr="00DD4640" w:rsidRDefault="00F154C0" w:rsidP="00DD4640">
      <w:pPr>
        <w:pStyle w:val="xflie"/>
      </w:pPr>
    </w:p>
    <w:p w14:paraId="39CEAA18" w14:textId="77777777" w:rsidR="00BB7D4C" w:rsidRDefault="00BB7D4C">
      <w:pPr>
        <w:spacing w:after="160" w:line="278" w:lineRule="auto"/>
        <w:rPr>
          <w:rFonts w:cs="Times New Roman"/>
          <w:b/>
          <w:bCs/>
          <w:i/>
          <w:color w:val="385623" w:themeColor="accent6" w:themeShade="80"/>
          <w14:numForm w14:val="lining"/>
          <w14:numSpacing w14:val="proportional"/>
        </w:rPr>
      </w:pPr>
      <w:r>
        <w:br w:type="page"/>
      </w:r>
    </w:p>
    <w:p w14:paraId="3E8EDEC7" w14:textId="09526A8F" w:rsidR="00A10678" w:rsidRPr="00DD4640" w:rsidRDefault="00A10678" w:rsidP="00DD4640">
      <w:pPr>
        <w:pStyle w:val="xflie"/>
      </w:pPr>
      <w:r w:rsidRPr="00DD4640">
        <w:t>Die zweite Variante liefert wesentlich bessere Ergebnisse.</w:t>
      </w:r>
    </w:p>
    <w:p w14:paraId="3EE41DAD" w14:textId="77777777" w:rsidR="0034220D" w:rsidRPr="00A10678" w:rsidRDefault="0034220D" w:rsidP="000772C4">
      <w:pPr>
        <w:tabs>
          <w:tab w:val="left" w:pos="709"/>
          <w:tab w:val="left" w:pos="1701"/>
          <w:tab w:val="left" w:pos="2835"/>
        </w:tabs>
      </w:pPr>
    </w:p>
    <w:p w14:paraId="0A0555CF" w14:textId="77777777" w:rsidR="00A10678" w:rsidRDefault="00A10678" w:rsidP="000772C4">
      <w:pPr>
        <w:tabs>
          <w:tab w:val="left" w:pos="709"/>
          <w:tab w:val="left" w:pos="1701"/>
          <w:tab w:val="left" w:pos="2835"/>
        </w:tabs>
      </w:pPr>
      <w:r w:rsidRPr="00A10678">
        <w:t>Nicht weil sie länger ist.</w:t>
      </w:r>
    </w:p>
    <w:p w14:paraId="0B9AF268" w14:textId="77777777" w:rsidR="0034220D" w:rsidRPr="00A10678" w:rsidRDefault="0034220D" w:rsidP="000772C4">
      <w:pPr>
        <w:tabs>
          <w:tab w:val="left" w:pos="709"/>
          <w:tab w:val="left" w:pos="1701"/>
          <w:tab w:val="left" w:pos="2835"/>
        </w:tabs>
      </w:pPr>
    </w:p>
    <w:p w14:paraId="09B98DB1" w14:textId="77777777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  <w:r w:rsidRPr="00A10678">
        <w:t>Sondern weil sie relevanten Kontext liefert.</w:t>
      </w:r>
    </w:p>
    <w:p w14:paraId="2E7D6837" w14:textId="78E146B5" w:rsid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337A95DE" w14:textId="6653FCC3" w:rsidR="0047586B" w:rsidRPr="009F1808" w:rsidRDefault="0047586B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Cs/>
          <w:iCs/>
          <w:szCs w:val="32"/>
        </w:rPr>
      </w:pPr>
    </w:p>
    <w:p w14:paraId="1C13C034" w14:textId="1C88498E" w:rsidR="00A10678" w:rsidRPr="00A10678" w:rsidRDefault="00A10678" w:rsidP="007003DB">
      <w:pPr>
        <w:pStyle w:val="berschrift2"/>
      </w:pPr>
      <w:r w:rsidRPr="00A10678">
        <w:t>DIE SECHS KONTEXTFRAGEN</w:t>
      </w:r>
    </w:p>
    <w:p w14:paraId="3CC14389" w14:textId="77777777" w:rsidR="00A10678" w:rsidRPr="00DD4640" w:rsidRDefault="00A10678" w:rsidP="00DD4640">
      <w:pPr>
        <w:pStyle w:val="xflie"/>
      </w:pPr>
      <w:r w:rsidRPr="00DD4640">
        <w:t>Jeder hochwertige Prompt beantwortet mindestens sechs Fragen.</w:t>
      </w:r>
    </w:p>
    <w:p w14:paraId="62B1571F" w14:textId="77777777" w:rsidR="009F1808" w:rsidRPr="00DD4640" w:rsidRDefault="009F1808" w:rsidP="00DD4640">
      <w:pPr>
        <w:pStyle w:val="xflie"/>
      </w:pPr>
    </w:p>
    <w:p w14:paraId="5D48C4E5" w14:textId="0ACF06A3" w:rsidR="00A10678" w:rsidRPr="00DD4640" w:rsidRDefault="009F1808" w:rsidP="00DD4640">
      <w:pPr>
        <w:pStyle w:val="xflie"/>
        <w:rPr>
          <w:rStyle w:val="IntensiveHervorhebung"/>
          <w:b w:val="0"/>
          <w:bCs/>
          <w:i w:val="0"/>
          <w:iCs w:val="0"/>
          <w:color w:val="000000" w:themeColor="text1"/>
        </w:rPr>
      </w:pPr>
      <w:r w:rsidRPr="00DD4640">
        <w:rPr>
          <w:rStyle w:val="IntensiveHervorhebung"/>
          <w:color w:val="000000" w:themeColor="text1"/>
        </w:rPr>
        <w:tab/>
      </w:r>
      <w:r w:rsidR="00A10678" w:rsidRPr="00DD4640">
        <w:rPr>
          <w:rStyle w:val="IntensiveHervorhebung"/>
          <w:bCs/>
          <w:i w:val="0"/>
          <w:color w:val="000000" w:themeColor="text1"/>
        </w:rPr>
        <w:t>Wer?</w:t>
      </w:r>
    </w:p>
    <w:p w14:paraId="4BB67522" w14:textId="5A8686C9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Wer soll handeln?</w:t>
      </w:r>
    </w:p>
    <w:p w14:paraId="01603FB7" w14:textId="77777777" w:rsidR="009F1808" w:rsidRPr="00DD4640" w:rsidRDefault="009F1808" w:rsidP="00DD4640">
      <w:pPr>
        <w:pStyle w:val="xflie"/>
      </w:pPr>
    </w:p>
    <w:p w14:paraId="31B8816E" w14:textId="50365386" w:rsidR="00A10678" w:rsidRPr="00A10678" w:rsidRDefault="009F1808" w:rsidP="00A76631">
      <w:pPr>
        <w:pStyle w:val="Beispiel"/>
      </w:pPr>
      <w:r>
        <w:tab/>
      </w:r>
      <w:r>
        <w:tab/>
      </w:r>
      <w:r w:rsidR="00A10678" w:rsidRPr="00A10678">
        <w:t>Beispiel:</w:t>
      </w:r>
    </w:p>
    <w:p w14:paraId="0E4A17E7" w14:textId="06AF2206" w:rsidR="00A10678" w:rsidRPr="00DD4640" w:rsidRDefault="009F1808" w:rsidP="00DD4640">
      <w:pPr>
        <w:pStyle w:val="xflie"/>
      </w:pPr>
      <w:r w:rsidRPr="00DD4640">
        <w:tab/>
      </w:r>
      <w:r w:rsidRPr="00DD4640">
        <w:tab/>
      </w:r>
      <w:r w:rsidR="00A10678" w:rsidRPr="00DD4640">
        <w:t>Geschäftsführer, Controller, Projektleiter oder Vertriebsleiter.</w:t>
      </w:r>
    </w:p>
    <w:p w14:paraId="4B83C292" w14:textId="1BE4357D" w:rsid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2D9CFFDD" w14:textId="77777777" w:rsidR="009F1808" w:rsidRPr="00DD4640" w:rsidRDefault="009F1808" w:rsidP="00DD4640">
      <w:pPr>
        <w:pStyle w:val="xflie"/>
      </w:pPr>
    </w:p>
    <w:p w14:paraId="18CC4A16" w14:textId="055683D7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Was?</w:t>
      </w:r>
    </w:p>
    <w:p w14:paraId="7042E8CF" w14:textId="36901B14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Welche Aufgabe soll gelöst werden?</w:t>
      </w:r>
    </w:p>
    <w:p w14:paraId="51EA3D97" w14:textId="3BEA0590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2249B561" w14:textId="222DAA18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Warum?</w:t>
      </w:r>
    </w:p>
    <w:p w14:paraId="00C016D2" w14:textId="75B8F2E2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Welches Ziel wird verfolgt?</w:t>
      </w:r>
    </w:p>
    <w:p w14:paraId="64381BD4" w14:textId="0BBBBA62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57906DEE" w14:textId="5055B758" w:rsidR="00A10678" w:rsidRPr="00DD4640" w:rsidRDefault="009F1808" w:rsidP="00DD4640">
      <w:pPr>
        <w:pStyle w:val="xflie"/>
      </w:pPr>
      <w:r w:rsidRPr="00DD4640">
        <w:tab/>
      </w:r>
      <w:r w:rsidR="00A10678" w:rsidRPr="00DD4640">
        <w:t>Für wen?</w:t>
      </w:r>
    </w:p>
    <w:p w14:paraId="5AD62790" w14:textId="1885D58C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Wer ist die Zielgruppe?</w:t>
      </w:r>
    </w:p>
    <w:p w14:paraId="64B8B2ED" w14:textId="1764A933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1CB5125B" w14:textId="0D8839AC" w:rsidR="00A10678" w:rsidRPr="00DD4640" w:rsidRDefault="009F1808" w:rsidP="00DD4640">
      <w:pPr>
        <w:pStyle w:val="xflie"/>
      </w:pPr>
      <w:r w:rsidRPr="00DD4640">
        <w:tab/>
      </w:r>
      <w:r w:rsidR="00A10678" w:rsidRPr="00DD4640">
        <w:t>In welchem Umfang?</w:t>
      </w:r>
    </w:p>
    <w:p w14:paraId="698DE1E1" w14:textId="090E040D" w:rsidR="00A10678" w:rsidRPr="00DD4640" w:rsidRDefault="009F1808" w:rsidP="00DD4640">
      <w:pPr>
        <w:pStyle w:val="xflie"/>
      </w:pPr>
      <w:r w:rsidRPr="00DD4640">
        <w:tab/>
      </w:r>
      <w:r w:rsidR="00A10678" w:rsidRPr="00DD4640">
        <w:t>Wie ausführlich soll die Antwort sein?</w:t>
      </w:r>
    </w:p>
    <w:p w14:paraId="031F771E" w14:textId="3825A62C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69296F78" w14:textId="6E65E6A9" w:rsidR="00A10678" w:rsidRPr="00DD4640" w:rsidRDefault="009F1808" w:rsidP="00DD4640">
      <w:pPr>
        <w:pStyle w:val="xflie"/>
      </w:pPr>
      <w:r w:rsidRPr="00DD4640">
        <w:tab/>
      </w:r>
      <w:r w:rsidR="00A10678" w:rsidRPr="00DD4640">
        <w:t>In welchem Stil?</w:t>
      </w:r>
    </w:p>
    <w:p w14:paraId="75A649ED" w14:textId="6F182BAB" w:rsidR="00A10678" w:rsidRPr="00DD4640" w:rsidRDefault="009F1808" w:rsidP="00DD4640">
      <w:pPr>
        <w:pStyle w:val="xflie"/>
      </w:pPr>
      <w:r w:rsidRPr="00DD4640">
        <w:tab/>
      </w:r>
      <w:r w:rsidR="00A10678" w:rsidRPr="00DD4640">
        <w:t>Sachlich, technisch, vertriebsorientiert oder wissenschaftlich?</w:t>
      </w:r>
    </w:p>
    <w:p w14:paraId="076EF932" w14:textId="64374A2E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4215D7ED" w14:textId="19057B12" w:rsidR="00BD1EC3" w:rsidRDefault="00A10678" w:rsidP="007A60A3">
      <w:pPr>
        <w:pStyle w:val="hinweis"/>
      </w:pPr>
      <w:r w:rsidRPr="00A10678">
        <w:t>Fehlt eine dieser Informationen, sinkt die Wahrscheinlichkeit eines optimalen Ergebnisses.</w:t>
      </w:r>
    </w:p>
    <w:p w14:paraId="29ECC751" w14:textId="77777777" w:rsidR="00F154C0" w:rsidRDefault="00F154C0" w:rsidP="007A60A3">
      <w:pPr>
        <w:pStyle w:val="hinweis"/>
      </w:pPr>
    </w:p>
    <w:p w14:paraId="5986C1A7" w14:textId="77777777" w:rsidR="00F154C0" w:rsidRPr="009F1808" w:rsidRDefault="00F154C0" w:rsidP="007A60A3">
      <w:pPr>
        <w:pStyle w:val="hinweis"/>
      </w:pPr>
    </w:p>
    <w:p w14:paraId="3BFC3683" w14:textId="652E739A" w:rsidR="00A10678" w:rsidRPr="00A10678" w:rsidRDefault="00A10678" w:rsidP="007003DB">
      <w:pPr>
        <w:pStyle w:val="berschrift2"/>
      </w:pPr>
      <w:r w:rsidRPr="00A10678">
        <w:t>DIE MACHT KLARER ZIELVORGABEN</w:t>
      </w:r>
    </w:p>
    <w:p w14:paraId="55C4014D" w14:textId="77777777" w:rsidR="00A10678" w:rsidRPr="00DD4640" w:rsidRDefault="00A10678" w:rsidP="00DD4640">
      <w:pPr>
        <w:pStyle w:val="xflie"/>
      </w:pPr>
      <w:r w:rsidRPr="00DD4640">
        <w:t>Viele Anwender beschreiben eine Aufgabe.</w:t>
      </w:r>
    </w:p>
    <w:p w14:paraId="5B72CC46" w14:textId="77777777" w:rsidR="00A10678" w:rsidRPr="00DD4640" w:rsidRDefault="00A10678" w:rsidP="00DD4640">
      <w:pPr>
        <w:pStyle w:val="xflie"/>
      </w:pPr>
      <w:r w:rsidRPr="00DD4640">
        <w:t>Wenige beschreiben das gewünschte Ergebnis.</w:t>
      </w:r>
    </w:p>
    <w:p w14:paraId="5E138972" w14:textId="77777777" w:rsidR="00A10678" w:rsidRPr="00DD4640" w:rsidRDefault="00A10678" w:rsidP="00DD4640">
      <w:pPr>
        <w:pStyle w:val="xflie"/>
      </w:pPr>
      <w:r w:rsidRPr="00DD4640">
        <w:t>Genau hier entsteht häufig Qualitätsverlust.</w:t>
      </w:r>
    </w:p>
    <w:p w14:paraId="5F29A502" w14:textId="77777777" w:rsidR="00EE3B06" w:rsidRPr="00DD4640" w:rsidRDefault="00EE3B06" w:rsidP="00DD4640">
      <w:pPr>
        <w:pStyle w:val="xflie"/>
      </w:pPr>
    </w:p>
    <w:p w14:paraId="2E8CC976" w14:textId="77777777" w:rsidR="00A10678" w:rsidRPr="00A10678" w:rsidRDefault="00A10678" w:rsidP="00A76631">
      <w:pPr>
        <w:pStyle w:val="Beispiel"/>
      </w:pPr>
      <w:r w:rsidRPr="00A10678">
        <w:t>Vergleich:</w:t>
      </w:r>
    </w:p>
    <w:p w14:paraId="08F2432D" w14:textId="77777777" w:rsidR="00EE3B06" w:rsidRDefault="00EE3B06" w:rsidP="00292AA2">
      <w:pPr>
        <w:pStyle w:val="berschrift5"/>
        <w:rPr>
          <w:rStyle w:val="Hervorhebung"/>
        </w:rPr>
      </w:pPr>
    </w:p>
    <w:p w14:paraId="6A196EAF" w14:textId="344C3076" w:rsidR="00A10678" w:rsidRPr="00BD1EC3" w:rsidRDefault="00EE3B06" w:rsidP="00292AA2">
      <w:pPr>
        <w:pStyle w:val="berschrift5"/>
        <w:rPr>
          <w:rStyle w:val="Hervorhebung"/>
        </w:rPr>
      </w:pPr>
      <w:r>
        <w:rPr>
          <w:rStyle w:val="Hervorhebung"/>
        </w:rPr>
        <w:tab/>
      </w:r>
      <w:r w:rsidR="00A10678" w:rsidRPr="00BD1EC3">
        <w:rPr>
          <w:rStyle w:val="Hervorhebung"/>
        </w:rPr>
        <w:t>Schlecht:</w:t>
      </w:r>
    </w:p>
    <w:p w14:paraId="6CB81FF7" w14:textId="689F04A1" w:rsidR="00A10678" w:rsidRPr="00DD4640" w:rsidRDefault="00EE3B06" w:rsidP="00DD4640">
      <w:pPr>
        <w:pStyle w:val="xflie"/>
      </w:pPr>
      <w:r w:rsidRPr="00DD4640">
        <w:tab/>
      </w:r>
      <w:r w:rsidR="00A10678" w:rsidRPr="00DD4640">
        <w:t>Erstelle eine Stellenanzeige.</w:t>
      </w:r>
    </w:p>
    <w:p w14:paraId="6EAF3240" w14:textId="3D6C0F6C" w:rsidR="00A10678" w:rsidRPr="00BD1EC3" w:rsidRDefault="00EE3B06" w:rsidP="00292AA2">
      <w:pPr>
        <w:pStyle w:val="berschrift5"/>
        <w:rPr>
          <w:rStyle w:val="Hervorhebung"/>
        </w:rPr>
      </w:pPr>
      <w:r>
        <w:rPr>
          <w:rStyle w:val="Hervorhebung"/>
        </w:rPr>
        <w:tab/>
      </w:r>
      <w:r w:rsidR="00A10678" w:rsidRPr="00EE3B06">
        <w:rPr>
          <w:rStyle w:val="Hervorhebung"/>
        </w:rPr>
        <w:t>Gut</w:t>
      </w:r>
      <w:r w:rsidR="00A10678" w:rsidRPr="00BD1EC3">
        <w:rPr>
          <w:rStyle w:val="Hervorhebung"/>
        </w:rPr>
        <w:t>:</w:t>
      </w:r>
    </w:p>
    <w:p w14:paraId="5227B444" w14:textId="5400795D" w:rsidR="00A10678" w:rsidRPr="00DD4640" w:rsidRDefault="00EE3B06" w:rsidP="00DD4640">
      <w:pPr>
        <w:pStyle w:val="xflie"/>
      </w:pPr>
      <w:r w:rsidRPr="00DD4640">
        <w:tab/>
      </w:r>
      <w:r w:rsidR="00A10678" w:rsidRPr="00DD4640">
        <w:t xml:space="preserve">Erstelle eine Stellenanzeige für einen Servicetechniker im Außendienst. Ziel </w:t>
      </w:r>
      <w:r w:rsidRPr="00DD4640">
        <w:tab/>
      </w:r>
      <w:r w:rsidR="00A10678" w:rsidRPr="00DD4640">
        <w:t xml:space="preserve">ist die Gewinnung qualifizierter Fachkräfte mit Berufserfahrung. Die Anzeige </w:t>
      </w:r>
      <w:r w:rsidRPr="00DD4640">
        <w:tab/>
      </w:r>
      <w:r w:rsidR="00A10678" w:rsidRPr="00DD4640">
        <w:t>soll maximal 600 Wörter umfassen und sachlich formuliert sein.</w:t>
      </w:r>
    </w:p>
    <w:p w14:paraId="583B67A6" w14:textId="77777777" w:rsidR="00A10678" w:rsidRPr="00A10678" w:rsidRDefault="00A10678" w:rsidP="007003DB">
      <w:pPr>
        <w:pStyle w:val="berschrift4"/>
      </w:pPr>
      <w:r w:rsidRPr="00A10678">
        <w:t>Der zweite Prompt definiert:</w:t>
      </w:r>
    </w:p>
    <w:p w14:paraId="7A042810" w14:textId="01C2F7C0" w:rsidR="00A10678" w:rsidRPr="00A10678" w:rsidRDefault="00A10678" w:rsidP="003D3557">
      <w:pPr>
        <w:pStyle w:val="bulletpoints"/>
        <w:framePr w:wrap="around"/>
      </w:pPr>
      <w:r w:rsidRPr="00A10678">
        <w:t>Zielgruppe</w:t>
      </w:r>
    </w:p>
    <w:p w14:paraId="0C81E913" w14:textId="2FA7441D" w:rsidR="00A10678" w:rsidRPr="00A10678" w:rsidRDefault="00A10678" w:rsidP="003D3557">
      <w:pPr>
        <w:pStyle w:val="bulletpoints"/>
        <w:framePr w:wrap="around"/>
      </w:pPr>
      <w:r w:rsidRPr="00A10678">
        <w:t>Ziel</w:t>
      </w:r>
    </w:p>
    <w:p w14:paraId="6ED729BC" w14:textId="3EECCB54" w:rsidR="00A10678" w:rsidRPr="00A10678" w:rsidRDefault="00A10678" w:rsidP="003D3557">
      <w:pPr>
        <w:pStyle w:val="bulletpoints"/>
        <w:framePr w:wrap="around"/>
      </w:pPr>
      <w:r w:rsidRPr="00A10678">
        <w:t>Umfang</w:t>
      </w:r>
    </w:p>
    <w:p w14:paraId="4F68F51A" w14:textId="1D41283D" w:rsidR="00A10678" w:rsidRPr="00A10678" w:rsidRDefault="00A10678" w:rsidP="003D3557">
      <w:pPr>
        <w:pStyle w:val="bulletpoints"/>
        <w:framePr w:wrap="around"/>
      </w:pPr>
      <w:r w:rsidRPr="00A10678">
        <w:t>Tonalität</w:t>
      </w:r>
    </w:p>
    <w:p w14:paraId="088FBE31" w14:textId="67B17404" w:rsidR="00A10678" w:rsidRPr="00A10678" w:rsidRDefault="00A10678" w:rsidP="003D3557">
      <w:pPr>
        <w:pStyle w:val="bulletpoints"/>
        <w:framePr w:wrap="around"/>
      </w:pPr>
      <w:r w:rsidRPr="00A10678">
        <w:t>Erfolgsmaßstab</w:t>
      </w:r>
    </w:p>
    <w:p w14:paraId="5F264409" w14:textId="21C00A19" w:rsidR="0047586B" w:rsidRPr="00DD4640" w:rsidRDefault="00A10678" w:rsidP="00DD4640">
      <w:pPr>
        <w:pStyle w:val="xflie"/>
      </w:pPr>
      <w:r w:rsidRPr="00DD4640">
        <w:t>Dadurch sinkt die Wahrscheinlichkeit von Fehlinterpretationen erheblich.</w:t>
      </w:r>
    </w:p>
    <w:p w14:paraId="5B073F59" w14:textId="77777777" w:rsidR="00A10678" w:rsidRPr="0047586B" w:rsidRDefault="00A10678" w:rsidP="007003DB">
      <w:pPr>
        <w:pStyle w:val="berschrift2"/>
      </w:pPr>
      <w:r w:rsidRPr="0047586B">
        <w:t>DIE HÄUFIGSTE FEHLANNAHME</w:t>
      </w:r>
    </w:p>
    <w:p w14:paraId="40161AF7" w14:textId="77777777" w:rsidR="00A10678" w:rsidRPr="00DD4640" w:rsidRDefault="00A10678" w:rsidP="00DD4640">
      <w:pPr>
        <w:pStyle w:val="xflie"/>
      </w:pPr>
      <w:r w:rsidRPr="00DD4640">
        <w:t>Viele Anwender glauben:</w:t>
      </w:r>
    </w:p>
    <w:p w14:paraId="2B154335" w14:textId="77777777" w:rsidR="00A10678" w:rsidRPr="00DD4640" w:rsidRDefault="00A10678" w:rsidP="00DD4640">
      <w:pPr>
        <w:pStyle w:val="xflie"/>
      </w:pPr>
      <w:r w:rsidRPr="00DD4640">
        <w:t>Die KI versteht schon, was ich meine.</w:t>
      </w:r>
    </w:p>
    <w:p w14:paraId="293AF872" w14:textId="77777777" w:rsidR="00EE3B06" w:rsidRPr="00DD4640" w:rsidRDefault="00EE3B06" w:rsidP="00DD4640">
      <w:pPr>
        <w:pStyle w:val="xflie"/>
      </w:pPr>
    </w:p>
    <w:p w14:paraId="69C01B0C" w14:textId="77777777" w:rsidR="00A10678" w:rsidRPr="00DD4640" w:rsidRDefault="00A10678" w:rsidP="00DD4640">
      <w:pPr>
        <w:pStyle w:val="xflie"/>
      </w:pPr>
      <w:r w:rsidRPr="00DD4640">
        <w:t>Genau das tut sie nicht.</w:t>
      </w:r>
    </w:p>
    <w:p w14:paraId="1D4FD927" w14:textId="77777777" w:rsidR="00EE3B06" w:rsidRPr="00DD4640" w:rsidRDefault="00EE3B06" w:rsidP="00DD4640">
      <w:pPr>
        <w:pStyle w:val="xflie"/>
      </w:pPr>
    </w:p>
    <w:p w14:paraId="09DA908D" w14:textId="737CFF02" w:rsidR="00A10678" w:rsidRPr="00DD4640" w:rsidRDefault="00A10678" w:rsidP="00DD4640">
      <w:pPr>
        <w:pStyle w:val="xflie"/>
      </w:pPr>
      <w:r w:rsidRPr="00DD4640">
        <w:t>Sie interpretiert lediglich die Informationen, die sie erhält.</w:t>
      </w:r>
    </w:p>
    <w:p w14:paraId="3AB1516B" w14:textId="77777777" w:rsidR="00EE3B06" w:rsidRPr="00DD4640" w:rsidRDefault="00EE3B06" w:rsidP="00DD4640">
      <w:pPr>
        <w:pStyle w:val="xflie"/>
      </w:pPr>
    </w:p>
    <w:p w14:paraId="20E827FF" w14:textId="77777777" w:rsidR="00A10678" w:rsidRPr="00DD4640" w:rsidRDefault="00A10678" w:rsidP="00DD4640">
      <w:pPr>
        <w:pStyle w:val="xflie"/>
      </w:pPr>
      <w:r w:rsidRPr="00DD4640">
        <w:t>Deshalb sollten Prompts niemals auf Annahmen basieren.</w:t>
      </w:r>
    </w:p>
    <w:p w14:paraId="05533303" w14:textId="77777777" w:rsidR="00A10678" w:rsidRPr="00DD4640" w:rsidRDefault="00A10678" w:rsidP="00DD4640">
      <w:pPr>
        <w:pStyle w:val="xflie"/>
      </w:pPr>
      <w:r w:rsidRPr="00DD4640">
        <w:t>Sondern auf klaren Informationen.</w:t>
      </w:r>
    </w:p>
    <w:p w14:paraId="63D8B79B" w14:textId="77777777" w:rsidR="00A10678" w:rsidRPr="00BD1EC3" w:rsidRDefault="00A10678" w:rsidP="007A60A3">
      <w:pPr>
        <w:pStyle w:val="hinweis"/>
      </w:pPr>
      <w:r w:rsidRPr="00BD1EC3">
        <w:t>Prompt Engineering bedeutet letztlich nichts anderes als präzise Kommunikation.</w:t>
      </w:r>
    </w:p>
    <w:p w14:paraId="40234E12" w14:textId="77777777" w:rsidR="00A10678" w:rsidRDefault="00A10678" w:rsidP="007003DB">
      <w:pPr>
        <w:pStyle w:val="berschrift2"/>
      </w:pPr>
      <w:r w:rsidRPr="00A10678">
        <w:t>PRAXISBEISPIEL: SCHLECHTER UND GUTER PROMPT</w:t>
      </w:r>
    </w:p>
    <w:p w14:paraId="2B23F308" w14:textId="77777777" w:rsidR="00EE3B06" w:rsidRPr="00DD4640" w:rsidRDefault="00EE3B06" w:rsidP="00DD4640">
      <w:pPr>
        <w:pStyle w:val="xflie"/>
      </w:pPr>
    </w:p>
    <w:p w14:paraId="2576E29B" w14:textId="77777777" w:rsidR="00A10678" w:rsidRPr="00DD4640" w:rsidRDefault="00A10678" w:rsidP="00DD4640">
      <w:pPr>
        <w:pStyle w:val="xflie"/>
      </w:pPr>
      <w:r w:rsidRPr="00DD4640">
        <w:t>Ausgangssituation:</w:t>
      </w:r>
    </w:p>
    <w:p w14:paraId="5CE01485" w14:textId="77777777" w:rsidR="00A10678" w:rsidRPr="00DD4640" w:rsidRDefault="00A10678" w:rsidP="00DD4640">
      <w:pPr>
        <w:pStyle w:val="xflie"/>
      </w:pPr>
      <w:r w:rsidRPr="00DD4640">
        <w:t>Ein Geschäftsführer möchte die Produktivität seines Unternehmens steigern.</w:t>
      </w:r>
    </w:p>
    <w:p w14:paraId="6B806DE1" w14:textId="77777777" w:rsidR="00EE3B06" w:rsidRPr="00DD4640" w:rsidRDefault="00EE3B06" w:rsidP="00DD4640">
      <w:pPr>
        <w:pStyle w:val="xflie"/>
      </w:pPr>
    </w:p>
    <w:p w14:paraId="1B8025B5" w14:textId="05E7C26F" w:rsidR="00A10678" w:rsidRPr="00F154C0" w:rsidRDefault="00EE3B06" w:rsidP="00F154C0">
      <w:pPr>
        <w:pStyle w:val="4bers"/>
      </w:pPr>
      <w:r w:rsidRPr="00F154C0">
        <w:tab/>
      </w:r>
      <w:r w:rsidR="00A10678" w:rsidRPr="00F154C0">
        <w:t>Schlechter Prompt:</w:t>
      </w:r>
    </w:p>
    <w:p w14:paraId="1E33601B" w14:textId="514255D8" w:rsidR="00A10678" w:rsidRPr="00DD4640" w:rsidRDefault="00EE3B06" w:rsidP="00DD4640">
      <w:pPr>
        <w:pStyle w:val="xflie"/>
      </w:pPr>
      <w:r w:rsidRPr="00DD4640">
        <w:tab/>
      </w:r>
      <w:r w:rsidR="00A10678" w:rsidRPr="00DD4640">
        <w:t>Wie kann ich mein Unternehmen produktiver machen?</w:t>
      </w:r>
    </w:p>
    <w:p w14:paraId="7D155C7D" w14:textId="77777777" w:rsidR="00EE3B06" w:rsidRPr="00DD4640" w:rsidRDefault="00EE3B06" w:rsidP="00DD4640">
      <w:pPr>
        <w:pStyle w:val="xflie"/>
      </w:pPr>
    </w:p>
    <w:p w14:paraId="33FAACFF" w14:textId="77777777" w:rsidR="00A10678" w:rsidRPr="00A10678" w:rsidRDefault="00A10678" w:rsidP="007003DB">
      <w:pPr>
        <w:pStyle w:val="berschrift4"/>
      </w:pPr>
      <w:r w:rsidRPr="00A10678">
        <w:t>Typisches Ergebnis:</w:t>
      </w:r>
    </w:p>
    <w:p w14:paraId="32CB8D87" w14:textId="7465C239" w:rsidR="00A10678" w:rsidRPr="00A10678" w:rsidRDefault="00A10678" w:rsidP="003D3557">
      <w:pPr>
        <w:pStyle w:val="bulletpoints"/>
        <w:framePr w:wrap="around"/>
      </w:pPr>
      <w:r w:rsidRPr="00A10678">
        <w:t>Allgemeine Vorschläge</w:t>
      </w:r>
    </w:p>
    <w:p w14:paraId="4601342E" w14:textId="7ED8E882" w:rsidR="00A10678" w:rsidRPr="00A10678" w:rsidRDefault="00A10678" w:rsidP="003D3557">
      <w:pPr>
        <w:pStyle w:val="bulletpoints"/>
        <w:framePr w:wrap="around"/>
      </w:pPr>
      <w:r w:rsidRPr="00A10678">
        <w:t>Standardtipps</w:t>
      </w:r>
    </w:p>
    <w:p w14:paraId="373BB522" w14:textId="625CC154" w:rsidR="00A10678" w:rsidRPr="00A10678" w:rsidRDefault="00A10678" w:rsidP="003D3557">
      <w:pPr>
        <w:pStyle w:val="bulletpoints"/>
        <w:framePr w:wrap="around"/>
      </w:pPr>
      <w:r w:rsidRPr="00A10678">
        <w:t>wenig Branchenbezug</w:t>
      </w:r>
    </w:p>
    <w:p w14:paraId="08A0ACD3" w14:textId="1B71A855" w:rsidR="00A10678" w:rsidRPr="00A10678" w:rsidRDefault="00A10678" w:rsidP="003D3557">
      <w:pPr>
        <w:pStyle w:val="bulletpoints"/>
        <w:framePr w:wrap="around"/>
      </w:pPr>
      <w:r w:rsidRPr="00A10678">
        <w:t>kaum Umsetzbarkeit</w:t>
      </w:r>
    </w:p>
    <w:p w14:paraId="1712DB78" w14:textId="288AC977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497A42A4" w14:textId="039B0F4B" w:rsidR="00A10678" w:rsidRPr="00F154C0" w:rsidRDefault="00EE3B06" w:rsidP="00F154C0">
      <w:pPr>
        <w:pStyle w:val="4bers"/>
        <w:rPr>
          <w:rStyle w:val="Hervorhebung"/>
          <w:b w:val="0"/>
          <w:bCs/>
          <w:i/>
          <w:iCs/>
        </w:rPr>
      </w:pPr>
      <w:r w:rsidRPr="00F154C0">
        <w:rPr>
          <w:rStyle w:val="Hervorhebung"/>
          <w:b w:val="0"/>
          <w:bCs/>
          <w:i/>
          <w:iCs/>
        </w:rPr>
        <w:tab/>
      </w:r>
      <w:r w:rsidR="00A10678" w:rsidRPr="00F154C0">
        <w:rPr>
          <w:rStyle w:val="Hervorhebung"/>
          <w:b w:val="0"/>
          <w:bCs/>
          <w:i/>
          <w:iCs/>
        </w:rPr>
        <w:t>Optimierter Prompt:</w:t>
      </w:r>
    </w:p>
    <w:p w14:paraId="7B163E88" w14:textId="77777777" w:rsidR="00EE3B06" w:rsidRPr="00DD4640" w:rsidRDefault="00EE3B06" w:rsidP="00DD4640">
      <w:pPr>
        <w:pStyle w:val="xflie"/>
      </w:pPr>
      <w:r w:rsidRPr="00DD4640">
        <w:tab/>
      </w:r>
      <w:r w:rsidR="00A10678" w:rsidRPr="00DD4640">
        <w:t xml:space="preserve">Du bist Unternehmensberater für mittelständische Fertigungsbetriebe. </w:t>
      </w:r>
      <w:r w:rsidRPr="00DD4640">
        <w:tab/>
      </w:r>
      <w:r w:rsidR="00A10678" w:rsidRPr="00DD4640">
        <w:t xml:space="preserve">Analysiere Möglichkeiten zur Produktivitätssteigerung in einem </w:t>
      </w:r>
      <w:r w:rsidRPr="00DD4640">
        <w:tab/>
      </w:r>
      <w:r w:rsidR="00A10678" w:rsidRPr="00DD4640">
        <w:t>Unter</w:t>
      </w:r>
      <w:r w:rsidRPr="00DD4640">
        <w:t>-</w:t>
      </w:r>
      <w:r w:rsidRPr="00DD4640">
        <w:tab/>
      </w:r>
      <w:r w:rsidR="00A10678" w:rsidRPr="00DD4640">
        <w:t xml:space="preserve">nehmen mit 80 Mitarbeitern. Hauptprobleme sind hoher </w:t>
      </w:r>
      <w:r w:rsidRPr="00DD4640">
        <w:tab/>
      </w:r>
      <w:r w:rsidR="00A10678" w:rsidRPr="00DD4640">
        <w:t>Dokumentations</w:t>
      </w:r>
      <w:r w:rsidRPr="00DD4640">
        <w:t>-</w:t>
      </w:r>
      <w:r w:rsidRPr="00DD4640">
        <w:tab/>
      </w:r>
      <w:r w:rsidR="00A10678" w:rsidRPr="00DD4640">
        <w:t xml:space="preserve">aufwand, viele manuelle Dateneingaben und lange Freigabeprozesse. </w:t>
      </w:r>
    </w:p>
    <w:p w14:paraId="725B6252" w14:textId="524339BD" w:rsidR="00A10678" w:rsidRPr="00DD4640" w:rsidRDefault="00EE3B06" w:rsidP="00DD4640">
      <w:pPr>
        <w:pStyle w:val="xflie"/>
      </w:pPr>
      <w:r w:rsidRPr="00DD4640">
        <w:tab/>
      </w:r>
      <w:r w:rsidR="00A10678" w:rsidRPr="00DD4640">
        <w:t xml:space="preserve">Priorisiere die Maßnahmen nach Wirkung und </w:t>
      </w:r>
      <w:r w:rsidRPr="00DD4640">
        <w:tab/>
      </w:r>
      <w:r w:rsidR="00A10678" w:rsidRPr="00DD4640">
        <w:t>Umsetzungsaufwand.</w:t>
      </w:r>
    </w:p>
    <w:p w14:paraId="5DC51BCC" w14:textId="77777777" w:rsidR="00BD1EC3" w:rsidRPr="00DD4640" w:rsidRDefault="00BD1EC3" w:rsidP="00DD4640">
      <w:pPr>
        <w:pStyle w:val="xflie"/>
      </w:pPr>
    </w:p>
    <w:p w14:paraId="36D7CE57" w14:textId="77777777" w:rsidR="00A10678" w:rsidRPr="00DD4640" w:rsidRDefault="00A10678" w:rsidP="00DD4640">
      <w:pPr>
        <w:pStyle w:val="xflie"/>
      </w:pPr>
      <w:r w:rsidRPr="00DD4640">
        <w:t>Das Ergebnis wird deutlich konkreter.</w:t>
      </w:r>
    </w:p>
    <w:p w14:paraId="10139E79" w14:textId="77777777" w:rsidR="00A10678" w:rsidRPr="00DD4640" w:rsidRDefault="00A10678" w:rsidP="00DD4640">
      <w:pPr>
        <w:pStyle w:val="xflie"/>
      </w:pPr>
      <w:r w:rsidRPr="00DD4640">
        <w:t>Die Empfehlungen werden realistischer.</w:t>
      </w:r>
    </w:p>
    <w:p w14:paraId="13171543" w14:textId="77777777" w:rsidR="00F154C0" w:rsidRDefault="00F154C0" w:rsidP="007A60A3">
      <w:pPr>
        <w:pStyle w:val="hinweis"/>
      </w:pPr>
    </w:p>
    <w:p w14:paraId="5BB34AA4" w14:textId="21213C68" w:rsidR="00A10678" w:rsidRPr="00A10678" w:rsidRDefault="00A10678" w:rsidP="007A60A3">
      <w:pPr>
        <w:pStyle w:val="hinweis"/>
      </w:pPr>
      <w:r w:rsidRPr="00A10678">
        <w:t>Die Umsetzung wird einfacher.</w:t>
      </w:r>
    </w:p>
    <w:p w14:paraId="084368BF" w14:textId="0F631211" w:rsidR="00A10678" w:rsidRP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0B2C0C35" w14:textId="77777777" w:rsidR="00E73985" w:rsidRPr="00DD4640" w:rsidRDefault="00E73985" w:rsidP="00DD4640">
      <w:pPr>
        <w:pStyle w:val="xflie"/>
      </w:pPr>
    </w:p>
    <w:p w14:paraId="3E66AF25" w14:textId="77777777" w:rsidR="00E73985" w:rsidRPr="00DD4640" w:rsidRDefault="00E73985" w:rsidP="00DD4640">
      <w:pPr>
        <w:pStyle w:val="xflie"/>
      </w:pPr>
    </w:p>
    <w:p w14:paraId="07F0525A" w14:textId="77777777" w:rsidR="00E73985" w:rsidRDefault="00E73985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1D1621D5" w14:textId="0459E69A" w:rsidR="00A10678" w:rsidRPr="00A10678" w:rsidRDefault="00A10678" w:rsidP="007003DB">
      <w:pPr>
        <w:pStyle w:val="berschrift2"/>
      </w:pPr>
      <w:r w:rsidRPr="00A10678">
        <w:t>DIE KONTEXT-CHECKLISTE</w:t>
      </w:r>
    </w:p>
    <w:p w14:paraId="751CB5ED" w14:textId="77777777" w:rsidR="00A10678" w:rsidRPr="00DD4640" w:rsidRDefault="00A10678" w:rsidP="00DD4640">
      <w:pPr>
        <w:pStyle w:val="xflie"/>
      </w:pPr>
      <w:r w:rsidRPr="00DD4640">
        <w:t>Bevor ein Prompt abgeschickt wird, sollten folgende Punkte geprüft werden:</w:t>
      </w:r>
    </w:p>
    <w:p w14:paraId="52097435" w14:textId="77777777" w:rsidR="00EE3B06" w:rsidRPr="00DD4640" w:rsidRDefault="00EE3B06" w:rsidP="00DD4640">
      <w:pPr>
        <w:pStyle w:val="xflie"/>
      </w:pPr>
    </w:p>
    <w:p w14:paraId="697C4539" w14:textId="48E86419" w:rsidR="00A10678" w:rsidRPr="00DD4640" w:rsidRDefault="00000000" w:rsidP="00DD4640">
      <w:pPr>
        <w:pStyle w:val="xflie"/>
        <w:rPr>
          <w:rStyle w:val="IntensiverVerweis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1306000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5B4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color w:val="000000" w:themeColor="text1"/>
        </w:rPr>
        <w:t xml:space="preserve">      </w:t>
      </w:r>
      <w:r w:rsidR="00A10678" w:rsidRPr="00DD4640">
        <w:rPr>
          <w:rStyle w:val="IntensiverVerweis"/>
          <w:color w:val="000000" w:themeColor="text1"/>
        </w:rPr>
        <w:t>Ist die Rolle definiert?</w:t>
      </w:r>
    </w:p>
    <w:p w14:paraId="5F788CEC" w14:textId="2A5DC235" w:rsidR="00A10678" w:rsidRPr="00DD4640" w:rsidRDefault="00000000" w:rsidP="00DD4640">
      <w:pPr>
        <w:pStyle w:val="xflie"/>
        <w:rPr>
          <w:rStyle w:val="IntensiverVerweis"/>
          <w:rFonts w:cs="Segoe UI Symbol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11135954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5B4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 xml:space="preserve">      </w:t>
      </w:r>
      <w:r w:rsidR="00A10678" w:rsidRPr="00DD4640">
        <w:rPr>
          <w:rStyle w:val="IntensiverVerweis"/>
          <w:rFonts w:cs="Segoe UI Symbol"/>
          <w:color w:val="000000" w:themeColor="text1"/>
        </w:rPr>
        <w:t>Ist die Aufgabe eindeutig?</w:t>
      </w:r>
      <w:r w:rsidR="00265B4B" w:rsidRPr="00DD4640">
        <w:rPr>
          <w:rStyle w:val="IntensiverVerweis"/>
          <w:rFonts w:cs="Segoe UI Symbol"/>
          <w:color w:val="000000" w:themeColor="text1"/>
        </w:rPr>
        <w:t xml:space="preserve"> </w:t>
      </w:r>
    </w:p>
    <w:p w14:paraId="2EC3252F" w14:textId="3C2C536D" w:rsidR="00A10678" w:rsidRPr="00DD4640" w:rsidRDefault="00000000" w:rsidP="00DD4640">
      <w:pPr>
        <w:pStyle w:val="xflie"/>
        <w:rPr>
          <w:rStyle w:val="IntensiverVerweis"/>
          <w:rFonts w:cs="Segoe UI Symbol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1813018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5B4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Ist das Ziel klar beschrieben?</w:t>
      </w:r>
      <w:r w:rsidR="00265B4B" w:rsidRPr="00DD4640">
        <w:rPr>
          <w:rStyle w:val="IntensiverVerweis"/>
          <w:rFonts w:cs="Segoe UI Symbol"/>
          <w:color w:val="000000" w:themeColor="text1"/>
        </w:rPr>
        <w:t xml:space="preserve"> </w:t>
      </w:r>
    </w:p>
    <w:p w14:paraId="0F7641B0" w14:textId="30BA3492" w:rsidR="00A10678" w:rsidRPr="00DD4640" w:rsidRDefault="00000000" w:rsidP="00DD4640">
      <w:pPr>
        <w:pStyle w:val="xflie"/>
        <w:rPr>
          <w:rStyle w:val="IntensiverVerweis"/>
          <w:rFonts w:cs="Segoe UI Symbol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2047872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5B4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Ist die Zielgruppe bekannt?</w:t>
      </w:r>
      <w:r w:rsidR="00265B4B" w:rsidRPr="00DD4640">
        <w:rPr>
          <w:rStyle w:val="IntensiverVerweis"/>
          <w:rFonts w:cs="Segoe UI Symbol"/>
          <w:color w:val="000000" w:themeColor="text1"/>
        </w:rPr>
        <w:t xml:space="preserve"> </w:t>
      </w:r>
    </w:p>
    <w:p w14:paraId="46C2A699" w14:textId="74C0F228" w:rsidR="00A10678" w:rsidRPr="00DD4640" w:rsidRDefault="00000000" w:rsidP="00DD4640">
      <w:pPr>
        <w:pStyle w:val="xflie"/>
        <w:rPr>
          <w:rStyle w:val="IntensiverVerweis"/>
          <w:rFonts w:cs="Segoe UI Symbol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173546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65B4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Ist der gewünschte Umfang festgelegt?</w:t>
      </w:r>
      <w:r w:rsidR="00265B4B" w:rsidRPr="00DD4640">
        <w:rPr>
          <w:rStyle w:val="IntensiverVerweis"/>
          <w:rFonts w:cs="Segoe UI Symbol"/>
          <w:color w:val="000000" w:themeColor="text1"/>
        </w:rPr>
        <w:t xml:space="preserve"> </w:t>
      </w:r>
    </w:p>
    <w:p w14:paraId="60F0240E" w14:textId="6EB7885E" w:rsidR="00470280" w:rsidRPr="00DD4640" w:rsidRDefault="00000000" w:rsidP="00DD4640">
      <w:pPr>
        <w:pStyle w:val="xflie"/>
        <w:rPr>
          <w:rStyle w:val="IntensiverVerweis"/>
          <w:rFonts w:cs="Segoe UI Symbol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687130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586B" w:rsidRPr="00DD4640">
            <w:rPr>
              <w:rStyle w:val="IntensiverVerweis"/>
              <w:rFonts w:ascii="MS Gothic" w:eastAsia="MS Gothic" w:hAnsi="MS Gothic" w:cs="Segoe UI Symbol" w:hint="eastAsia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Ist die gewünschte Ausgabeform definiert?</w:t>
      </w:r>
    </w:p>
    <w:p w14:paraId="22FB72F4" w14:textId="3B456D5C" w:rsidR="00265B4B" w:rsidRPr="00DD4640" w:rsidRDefault="00000000" w:rsidP="00DD4640">
      <w:pPr>
        <w:pStyle w:val="xflie"/>
        <w:rPr>
          <w:rStyle w:val="IntensiverVerweis"/>
          <w:b w:val="0"/>
          <w:bCs/>
          <w:smallCaps w:val="0"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2059769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0280" w:rsidRPr="00DD4640">
            <w:rPr>
              <w:rStyle w:val="IntensiverVerweis"/>
              <w:rFonts w:ascii="Segoe UI Symbol" w:hAnsi="Segoe UI Symbol" w:cs="Segoe UI Symbol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Sind wichtige Rahmenbedingungen genannt?</w:t>
      </w:r>
    </w:p>
    <w:p w14:paraId="011E731D" w14:textId="16BF1C93" w:rsidR="00A10678" w:rsidRPr="00DD4640" w:rsidRDefault="00000000" w:rsidP="00DD4640">
      <w:pPr>
        <w:pStyle w:val="xflie"/>
        <w:rPr>
          <w:rStyle w:val="IntensiverVerweis"/>
          <w:rFonts w:cs="Segoe UI Symbol"/>
          <w:b w:val="0"/>
          <w:bCs/>
          <w:color w:val="000000" w:themeColor="text1"/>
        </w:rPr>
      </w:pPr>
      <w:sdt>
        <w:sdtPr>
          <w:rPr>
            <w:rStyle w:val="IntensiverVerweis"/>
            <w:rFonts w:cs="Segoe UI Symbol"/>
            <w:color w:val="000000" w:themeColor="text1"/>
          </w:rPr>
          <w:id w:val="-9626449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0280" w:rsidRPr="00DD4640">
            <w:rPr>
              <w:rStyle w:val="IntensiverVerweis"/>
              <w:rFonts w:ascii="Segoe UI Symbol" w:hAnsi="Segoe UI Symbol" w:cs="Segoe UI Symbol"/>
              <w:color w:val="000000" w:themeColor="text1"/>
            </w:rPr>
            <w:t>☐</w:t>
          </w:r>
        </w:sdtContent>
      </w:sdt>
      <w:r w:rsidR="00265B4B" w:rsidRPr="00DD4640">
        <w:rPr>
          <w:rStyle w:val="IntensiverVerweis"/>
          <w:rFonts w:cs="Segoe UI Symbol"/>
          <w:color w:val="000000" w:themeColor="text1"/>
        </w:rPr>
        <w:tab/>
      </w:r>
      <w:r w:rsidR="0047586B" w:rsidRPr="00DD4640">
        <w:rPr>
          <w:rStyle w:val="IntensiverVerweis"/>
          <w:rFonts w:cs="Segoe UI Symbol"/>
          <w:color w:val="000000" w:themeColor="text1"/>
        </w:rPr>
        <w:t xml:space="preserve">  </w:t>
      </w:r>
      <w:r w:rsidR="00A10678" w:rsidRPr="00DD4640">
        <w:rPr>
          <w:rStyle w:val="IntensiverVerweis"/>
          <w:rFonts w:cs="Segoe UI Symbol"/>
          <w:color w:val="000000" w:themeColor="text1"/>
        </w:rPr>
        <w:t>Fehlen Informationen, die die KI erraten müsste?</w:t>
      </w:r>
    </w:p>
    <w:p w14:paraId="0832C5E7" w14:textId="77777777" w:rsidR="00A10678" w:rsidRPr="00DD4640" w:rsidRDefault="00A10678" w:rsidP="00DD4640">
      <w:pPr>
        <w:pStyle w:val="xflie"/>
      </w:pPr>
      <w:r w:rsidRPr="00DD4640">
        <w:t>Wenn alle Punkte erfüllt sind, steigt die Qualität der Ergebnisse erheblich.</w:t>
      </w:r>
    </w:p>
    <w:p w14:paraId="1EDEE266" w14:textId="419F7A4D" w:rsidR="00A10678" w:rsidRDefault="00A10678" w:rsidP="000772C4">
      <w:pPr>
        <w:tabs>
          <w:tab w:val="left" w:pos="709"/>
          <w:tab w:val="left" w:pos="1701"/>
          <w:tab w:val="left" w:pos="2835"/>
        </w:tabs>
      </w:pPr>
    </w:p>
    <w:p w14:paraId="0909536D" w14:textId="77777777" w:rsidR="000C4E75" w:rsidRPr="00DD4640" w:rsidRDefault="000C4E75" w:rsidP="00DD4640">
      <w:pPr>
        <w:pStyle w:val="xflie"/>
      </w:pPr>
    </w:p>
    <w:p w14:paraId="67A019DD" w14:textId="77777777" w:rsidR="00A10678" w:rsidRPr="00A10678" w:rsidRDefault="00A10678" w:rsidP="007003DB">
      <w:pPr>
        <w:pStyle w:val="berschrift2"/>
      </w:pPr>
      <w:r w:rsidRPr="00A10678">
        <w:t>ZUSAMMENFASSUNG</w:t>
      </w:r>
    </w:p>
    <w:p w14:paraId="040D1B54" w14:textId="77777777" w:rsidR="00A10678" w:rsidRPr="00DD4640" w:rsidRDefault="00A10678" w:rsidP="00DD4640">
      <w:pPr>
        <w:pStyle w:val="xflie"/>
      </w:pPr>
      <w:r w:rsidRPr="00DD4640">
        <w:t>Die Qualität einer KI-Antwort beginnt nicht bei der KI.</w:t>
      </w:r>
    </w:p>
    <w:p w14:paraId="08B4AD56" w14:textId="77777777" w:rsidR="00EE3B06" w:rsidRPr="00DD4640" w:rsidRDefault="00A10678" w:rsidP="00DD4640">
      <w:pPr>
        <w:pStyle w:val="xflie"/>
      </w:pPr>
      <w:r w:rsidRPr="00DD4640">
        <w:t>Sie beginnt beim Prompt.</w:t>
      </w:r>
      <w:r w:rsidR="00EE3B06" w:rsidRPr="00DD4640">
        <w:t xml:space="preserve"> </w:t>
      </w:r>
    </w:p>
    <w:p w14:paraId="36520517" w14:textId="77777777" w:rsidR="00EE3B06" w:rsidRPr="00DD4640" w:rsidRDefault="00EE3B06" w:rsidP="00DD4640">
      <w:pPr>
        <w:pStyle w:val="xflie"/>
      </w:pPr>
    </w:p>
    <w:p w14:paraId="32C54D37" w14:textId="12C8A441" w:rsidR="00A10678" w:rsidRPr="00DD4640" w:rsidRDefault="00A10678" w:rsidP="00DD4640">
      <w:pPr>
        <w:pStyle w:val="xflie"/>
      </w:pPr>
      <w:r w:rsidRPr="00DD4640">
        <w:t>Rollen schaffen Perspektive.</w:t>
      </w:r>
    </w:p>
    <w:p w14:paraId="56301098" w14:textId="77777777" w:rsidR="00A10678" w:rsidRPr="00DD4640" w:rsidRDefault="00A10678" w:rsidP="00DD4640">
      <w:pPr>
        <w:pStyle w:val="xflie"/>
      </w:pPr>
      <w:r w:rsidRPr="00DD4640">
        <w:t>Kontext schafft Präzision.</w:t>
      </w:r>
    </w:p>
    <w:p w14:paraId="0CF97A5A" w14:textId="77777777" w:rsidR="00A10678" w:rsidRPr="00DD4640" w:rsidRDefault="00A10678" w:rsidP="00DD4640">
      <w:pPr>
        <w:pStyle w:val="xflie"/>
      </w:pPr>
      <w:r w:rsidRPr="00DD4640">
        <w:t>Zielvorgaben schaffen Klarheit.</w:t>
      </w:r>
    </w:p>
    <w:p w14:paraId="0185C200" w14:textId="77777777" w:rsidR="00EE3B06" w:rsidRPr="00DD4640" w:rsidRDefault="00EE3B06" w:rsidP="00DD4640">
      <w:pPr>
        <w:pStyle w:val="xflie"/>
      </w:pPr>
    </w:p>
    <w:p w14:paraId="59D78E15" w14:textId="0362D4AE" w:rsidR="00A10678" w:rsidRPr="00DD4640" w:rsidRDefault="00A10678" w:rsidP="00DD4640">
      <w:pPr>
        <w:pStyle w:val="xflie"/>
      </w:pPr>
      <w:r w:rsidRPr="00DD4640">
        <w:t>Wer diese drei Elemente beherrscht, erzielt bereits bessere Ergebnisse als die meisten Anwender.</w:t>
      </w:r>
    </w:p>
    <w:p w14:paraId="09631AEB" w14:textId="77777777" w:rsidR="00EE3B06" w:rsidRPr="00DD4640" w:rsidRDefault="00EE3B06" w:rsidP="00DD4640">
      <w:pPr>
        <w:pStyle w:val="xflie"/>
      </w:pPr>
    </w:p>
    <w:p w14:paraId="57B3F57A" w14:textId="2884925B" w:rsidR="005027C2" w:rsidRPr="00DD4640" w:rsidRDefault="005027C2" w:rsidP="00DD4640">
      <w:pPr>
        <w:pStyle w:val="xflie"/>
      </w:pPr>
    </w:p>
    <w:p w14:paraId="669B31FE" w14:textId="23536207" w:rsidR="0047586B" w:rsidRDefault="005027C2" w:rsidP="007003DB">
      <w:pPr>
        <w:pStyle w:val="berschrift2"/>
      </w:pPr>
      <w:r>
        <w:t>Übergang Kapitel 4</w:t>
      </w:r>
    </w:p>
    <w:p w14:paraId="3AE9C39E" w14:textId="77777777" w:rsidR="00EE3B06" w:rsidRPr="00DD4640" w:rsidRDefault="00EE3B06" w:rsidP="00DD4640">
      <w:pPr>
        <w:pStyle w:val="xflie"/>
      </w:pPr>
      <w:r w:rsidRPr="00DD4640">
        <w:t>Kapitel 4 Die folgenden Kapitel bauen auf diesem Fundament auf und zeigen, wie aus guten Prompts systematisch hervorragende Prompts werden.</w:t>
      </w:r>
    </w:p>
    <w:p w14:paraId="67E4AF5E" w14:textId="35025C11" w:rsidR="005027C2" w:rsidRPr="00DD4640" w:rsidRDefault="005027C2" w:rsidP="00DD4640">
      <w:pPr>
        <w:pStyle w:val="xflie"/>
      </w:pPr>
    </w:p>
    <w:p w14:paraId="0CE23306" w14:textId="77777777" w:rsidR="005027C2" w:rsidRDefault="005027C2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Bebas Neue" w:eastAsiaTheme="majorEastAsia" w:hAnsi="Bebas Neue" w:cstheme="majorBidi"/>
          <w:spacing w:val="-10"/>
          <w:kern w:val="28"/>
          <w:sz w:val="40"/>
          <w:szCs w:val="44"/>
        </w:rPr>
      </w:pPr>
      <w:r>
        <w:br w:type="page"/>
      </w:r>
    </w:p>
    <w:p w14:paraId="165DA047" w14:textId="2729E27A" w:rsidR="00046E00" w:rsidRDefault="00046E00" w:rsidP="000772C4">
      <w:pPr>
        <w:pStyle w:val="Titel"/>
        <w:tabs>
          <w:tab w:val="left" w:pos="709"/>
          <w:tab w:val="left" w:pos="1701"/>
          <w:tab w:val="left" w:pos="2835"/>
        </w:tabs>
      </w:pPr>
      <w:r>
        <w:t>KAPITEL 4</w:t>
      </w:r>
      <w:r w:rsidR="00D5510D">
        <w:t xml:space="preserve"> </w:t>
      </w:r>
      <w:r>
        <w:t>PROMPTS SYSTEMATISCH OPTIMIEREN</w:t>
      </w:r>
    </w:p>
    <w:p w14:paraId="20DA7D7D" w14:textId="77777777" w:rsidR="00046E00" w:rsidRDefault="00046E00" w:rsidP="007003DB">
      <w:pPr>
        <w:pStyle w:val="berschrift2"/>
      </w:pPr>
      <w:r>
        <w:t>Warum der erste Prompt selten perfekt ist</w:t>
      </w:r>
    </w:p>
    <w:p w14:paraId="1B333509" w14:textId="5D6F13E4" w:rsidR="00470280" w:rsidRPr="00DD4640" w:rsidRDefault="00470280" w:rsidP="00DD4640">
      <w:pPr>
        <w:pStyle w:val="xflie"/>
      </w:pPr>
      <w:r w:rsidRPr="00DD4640">
        <w:t>Viele Anwender erwarten von KI-Systemen, dass bereits der erste Prompt perfekte Ergebnisse liefert.</w:t>
      </w:r>
    </w:p>
    <w:p w14:paraId="7A49E317" w14:textId="77777777" w:rsidR="00EE3B06" w:rsidRPr="00DD4640" w:rsidRDefault="00EE3B06" w:rsidP="00DD4640">
      <w:pPr>
        <w:pStyle w:val="xflie"/>
      </w:pPr>
    </w:p>
    <w:p w14:paraId="38C0714D" w14:textId="095B01C6" w:rsidR="00470280" w:rsidRPr="00DD4640" w:rsidRDefault="00470280" w:rsidP="00DD4640">
      <w:pPr>
        <w:pStyle w:val="xflie"/>
      </w:pPr>
      <w:r w:rsidRPr="00DD4640">
        <w:t>Genau diese Erwartung führt häufig zu Enttäuschungen.</w:t>
      </w:r>
    </w:p>
    <w:p w14:paraId="08983BFB" w14:textId="77777777" w:rsidR="00EE3B06" w:rsidRPr="00DD4640" w:rsidRDefault="00EE3B06" w:rsidP="00DD4640">
      <w:pPr>
        <w:pStyle w:val="xflie"/>
      </w:pPr>
    </w:p>
    <w:p w14:paraId="03456CFB" w14:textId="57AC507A" w:rsidR="00470280" w:rsidRPr="00DD4640" w:rsidRDefault="00470280" w:rsidP="00DD4640">
      <w:pPr>
        <w:pStyle w:val="xflie"/>
      </w:pPr>
      <w:r w:rsidRPr="00DD4640">
        <w:t>Professionelle Anwender arbeiten anders.</w:t>
      </w:r>
    </w:p>
    <w:p w14:paraId="4099DF08" w14:textId="77777777" w:rsidR="00EE3B06" w:rsidRPr="00DD4640" w:rsidRDefault="00EE3B06" w:rsidP="00DD4640">
      <w:pPr>
        <w:pStyle w:val="xflie"/>
      </w:pPr>
    </w:p>
    <w:p w14:paraId="35C02691" w14:textId="0A5A2DC0" w:rsidR="00470280" w:rsidRPr="00DD4640" w:rsidRDefault="00470280" w:rsidP="00DD4640">
      <w:pPr>
        <w:pStyle w:val="xflie"/>
      </w:pPr>
      <w:r w:rsidRPr="00DD4640">
        <w:t>Sie betrachten den ersten Prompt nicht als Endprodukt. Sie betrachten ihn als Ausgangspunkt. Das unterscheidet erfolgreiche Anwender von Gelegenheitsnutzern.</w:t>
      </w:r>
    </w:p>
    <w:p w14:paraId="5008636E" w14:textId="77777777" w:rsidR="00EE3B06" w:rsidRPr="00DD4640" w:rsidRDefault="00EE3B06" w:rsidP="00DD4640">
      <w:pPr>
        <w:pStyle w:val="xflie"/>
      </w:pPr>
    </w:p>
    <w:p w14:paraId="7EC89F55" w14:textId="2EC17DEB" w:rsidR="00470280" w:rsidRPr="00DD4640" w:rsidRDefault="00470280" w:rsidP="00DD4640">
      <w:pPr>
        <w:pStyle w:val="xflie"/>
      </w:pPr>
      <w:r w:rsidRPr="00DD4640">
        <w:t>Ein erfahrener Projektleiter erwartet nicht, dass ein Projektplan in der ersten Version perfekt ist.</w:t>
      </w:r>
    </w:p>
    <w:p w14:paraId="106A0FF0" w14:textId="77777777" w:rsidR="00EE3B06" w:rsidRPr="00DD4640" w:rsidRDefault="00EE3B06" w:rsidP="00DD4640">
      <w:pPr>
        <w:pStyle w:val="xflie"/>
      </w:pPr>
    </w:p>
    <w:p w14:paraId="111463B9" w14:textId="4155B769" w:rsidR="00470280" w:rsidRPr="00DD4640" w:rsidRDefault="00470280" w:rsidP="00DD4640">
      <w:pPr>
        <w:pStyle w:val="xflie"/>
      </w:pPr>
      <w:r w:rsidRPr="00DD4640">
        <w:t>Ein Controller erwartet nicht, dass ein Budget in der ersten Version fehlerfrei ist.</w:t>
      </w:r>
    </w:p>
    <w:p w14:paraId="18360F95" w14:textId="77777777" w:rsidR="00EE3B06" w:rsidRPr="00DD4640" w:rsidRDefault="00EE3B06" w:rsidP="00DD4640">
      <w:pPr>
        <w:pStyle w:val="xflie"/>
      </w:pPr>
    </w:p>
    <w:p w14:paraId="4B110C97" w14:textId="401C4955" w:rsidR="00470280" w:rsidRPr="00DD4640" w:rsidRDefault="00470280" w:rsidP="00DD4640">
      <w:pPr>
        <w:pStyle w:val="xflie"/>
      </w:pPr>
      <w:r w:rsidRPr="00DD4640">
        <w:t>Ein Autor erwartet nicht, dass der erste Entwurf eines Buches druckreif ist.</w:t>
      </w:r>
    </w:p>
    <w:p w14:paraId="19E14683" w14:textId="77777777" w:rsidR="00EE3B06" w:rsidRPr="00DD4640" w:rsidRDefault="00EE3B06" w:rsidP="00DD4640">
      <w:pPr>
        <w:pStyle w:val="xflie"/>
      </w:pPr>
    </w:p>
    <w:p w14:paraId="01F244AA" w14:textId="01E06DCF" w:rsidR="00046E00" w:rsidRPr="00DD4640" w:rsidRDefault="00470280" w:rsidP="00DD4640">
      <w:pPr>
        <w:pStyle w:val="xflie"/>
      </w:pPr>
      <w:r w:rsidRPr="00DD4640">
        <w:t>Warum sollte das bei KI anders sein? Prompt Engineering ist kein einmaliger Vorgang. Es ist ein Optimierungsprozess.</w:t>
      </w:r>
    </w:p>
    <w:p w14:paraId="09733222" w14:textId="77777777" w:rsidR="00EE3B06" w:rsidRPr="00DD4640" w:rsidRDefault="00EE3B06" w:rsidP="00DD4640">
      <w:pPr>
        <w:pStyle w:val="xflie"/>
      </w:pPr>
    </w:p>
    <w:p w14:paraId="5ED3A82E" w14:textId="77777777" w:rsidR="00A11F6B" w:rsidRPr="00DD4640" w:rsidRDefault="00A11F6B" w:rsidP="00DD4640">
      <w:pPr>
        <w:pStyle w:val="xflie"/>
      </w:pPr>
    </w:p>
    <w:p w14:paraId="682D1921" w14:textId="77777777" w:rsidR="00470280" w:rsidRPr="00A11F6B" w:rsidRDefault="00470280" w:rsidP="007003DB">
      <w:pPr>
        <w:pStyle w:val="berschrift2"/>
      </w:pPr>
      <w:r w:rsidRPr="00A11F6B">
        <w:t>DIE GRÖSSTE FEHLANNAHME BEI KI</w:t>
      </w:r>
    </w:p>
    <w:p w14:paraId="2529EEEA" w14:textId="77777777" w:rsidR="00470280" w:rsidRPr="00DD4640" w:rsidRDefault="00470280" w:rsidP="00DD4640">
      <w:pPr>
        <w:pStyle w:val="xflie"/>
      </w:pPr>
      <w:r w:rsidRPr="00DD4640">
        <w:t>Viele Nutzer formulieren einen Prompt, erhalten ein mittelmäßiges Ergebnis und ziehen anschließend eine falsche Schlussfolgerung:</w:t>
      </w:r>
    </w:p>
    <w:p w14:paraId="54BF5E60" w14:textId="77777777" w:rsidR="00470280" w:rsidRPr="00DD4640" w:rsidRDefault="00470280" w:rsidP="00DD4640">
      <w:pPr>
        <w:pStyle w:val="xflie"/>
      </w:pPr>
      <w:r w:rsidRPr="00DD4640">
        <w:t>Die KI kann das nicht.</w:t>
      </w:r>
    </w:p>
    <w:p w14:paraId="2787A14E" w14:textId="77777777" w:rsidR="000C4E75" w:rsidRPr="00DD4640" w:rsidRDefault="000C4E75" w:rsidP="00DD4640">
      <w:pPr>
        <w:pStyle w:val="xflie"/>
      </w:pPr>
    </w:p>
    <w:p w14:paraId="4C945AC5" w14:textId="77777777" w:rsidR="00470280" w:rsidRDefault="00470280" w:rsidP="00A76631">
      <w:pPr>
        <w:pStyle w:val="Beispiel"/>
      </w:pPr>
      <w:r w:rsidRPr="00470280">
        <w:t>In vielen Fällen wäre die richtige Aussage:</w:t>
      </w:r>
    </w:p>
    <w:p w14:paraId="5CF1B346" w14:textId="77777777" w:rsidR="000C4E75" w:rsidRPr="00470280" w:rsidRDefault="000C4E75" w:rsidP="00A76631">
      <w:pPr>
        <w:pStyle w:val="Beispiel"/>
      </w:pPr>
    </w:p>
    <w:p w14:paraId="726B25DC" w14:textId="77777777" w:rsidR="00470280" w:rsidRPr="00DD4640" w:rsidRDefault="00470280" w:rsidP="00DD4640">
      <w:pPr>
        <w:pStyle w:val="xflie"/>
      </w:pPr>
      <w:r w:rsidRPr="00DD4640">
        <w:t>Mein Prompt war noch nicht präzise genug.</w:t>
      </w:r>
    </w:p>
    <w:p w14:paraId="65873F46" w14:textId="77777777" w:rsidR="000C4E75" w:rsidRPr="00DD4640" w:rsidRDefault="000C4E75" w:rsidP="00DD4640">
      <w:pPr>
        <w:pStyle w:val="xflie"/>
      </w:pPr>
    </w:p>
    <w:p w14:paraId="2D8826BA" w14:textId="77777777" w:rsidR="00BB7D4C" w:rsidRDefault="00BB7D4C">
      <w:pPr>
        <w:spacing w:after="160" w:line="278" w:lineRule="auto"/>
        <w:rPr>
          <w:rFonts w:cs="Times New Roman"/>
          <w:b/>
          <w:bCs/>
          <w:i/>
          <w:color w:val="385623" w:themeColor="accent6" w:themeShade="80"/>
          <w14:numForm w14:val="lining"/>
          <w14:numSpacing w14:val="proportional"/>
        </w:rPr>
      </w:pPr>
      <w:r>
        <w:br w:type="page"/>
      </w:r>
    </w:p>
    <w:p w14:paraId="6C521580" w14:textId="486032C2" w:rsidR="0011726B" w:rsidRPr="00DD4640" w:rsidRDefault="00470280" w:rsidP="00DD4640">
      <w:pPr>
        <w:pStyle w:val="xflie"/>
      </w:pPr>
      <w:r w:rsidRPr="00DD4640">
        <w:t>Der Unterschied ist entscheidend.</w:t>
      </w:r>
    </w:p>
    <w:p w14:paraId="556DEBC1" w14:textId="77777777" w:rsidR="00470280" w:rsidRPr="00DD4640" w:rsidRDefault="00470280" w:rsidP="00DD4640">
      <w:pPr>
        <w:pStyle w:val="xflie"/>
      </w:pPr>
      <w:r w:rsidRPr="00DD4640">
        <w:t>Denn schlechte Ergebnisse bedeuten nicht automatisch schlechte KI.</w:t>
      </w:r>
    </w:p>
    <w:p w14:paraId="74FA39DB" w14:textId="77777777" w:rsidR="00470280" w:rsidRPr="00DD4640" w:rsidRDefault="00470280" w:rsidP="00DD4640">
      <w:pPr>
        <w:pStyle w:val="xflie"/>
      </w:pPr>
      <w:r w:rsidRPr="00DD4640">
        <w:t>Oft bedeuten sie lediglich unvollständige Anweisungen.</w:t>
      </w:r>
    </w:p>
    <w:p w14:paraId="3E8A723B" w14:textId="5B30BC2A" w:rsidR="00470280" w:rsidRDefault="00470280" w:rsidP="000772C4">
      <w:pPr>
        <w:tabs>
          <w:tab w:val="left" w:pos="709"/>
          <w:tab w:val="left" w:pos="1701"/>
          <w:tab w:val="left" w:pos="2835"/>
        </w:tabs>
      </w:pPr>
    </w:p>
    <w:p w14:paraId="1E6665BA" w14:textId="15B0F37D" w:rsidR="00A11F6B" w:rsidRDefault="00A11F6B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</w:p>
    <w:p w14:paraId="604D1C05" w14:textId="1F266110" w:rsidR="00470280" w:rsidRDefault="00470280" w:rsidP="007003DB">
      <w:pPr>
        <w:pStyle w:val="berschrift2"/>
      </w:pPr>
      <w:r>
        <w:t>WARUM OPTIMIERUNG SO WICHTIG IST</w:t>
      </w:r>
    </w:p>
    <w:p w14:paraId="0938DCD0" w14:textId="77777777" w:rsidR="00470280" w:rsidRPr="00DD4640" w:rsidRDefault="00470280" w:rsidP="00DD4640">
      <w:pPr>
        <w:pStyle w:val="xflie"/>
      </w:pPr>
      <w:r w:rsidRPr="00DD4640">
        <w:t>Jeder Prompt enthält Informationslücken.</w:t>
      </w:r>
    </w:p>
    <w:p w14:paraId="657BC7BD" w14:textId="77777777" w:rsidR="00470280" w:rsidRPr="00DD4640" w:rsidRDefault="00470280" w:rsidP="00DD4640">
      <w:pPr>
        <w:pStyle w:val="xflie"/>
      </w:pPr>
      <w:r w:rsidRPr="00DD4640">
        <w:t>Die KI versucht diese Lücken zu schließen.</w:t>
      </w:r>
    </w:p>
    <w:p w14:paraId="58AA95FE" w14:textId="77777777" w:rsidR="00470280" w:rsidRPr="00DD4640" w:rsidRDefault="00470280" w:rsidP="00DD4640">
      <w:pPr>
        <w:pStyle w:val="xflie"/>
      </w:pPr>
      <w:r w:rsidRPr="00DD4640">
        <w:t>Je mehr Informationen fehlen, desto mehr Annahmen muss das Modell treffen.</w:t>
      </w:r>
    </w:p>
    <w:p w14:paraId="2349268A" w14:textId="77777777" w:rsidR="00470280" w:rsidRDefault="00470280" w:rsidP="007003DB">
      <w:pPr>
        <w:pStyle w:val="berschrift4"/>
      </w:pPr>
      <w:r>
        <w:t>Jede Annahme erhöht das Risiko:</w:t>
      </w:r>
    </w:p>
    <w:p w14:paraId="485839E0" w14:textId="656EF267" w:rsidR="00470280" w:rsidRDefault="00470280" w:rsidP="003D3557">
      <w:pPr>
        <w:pStyle w:val="bulletpoints"/>
        <w:framePr w:wrap="around"/>
      </w:pPr>
      <w:r>
        <w:t>ungenauer Antworten</w:t>
      </w:r>
    </w:p>
    <w:p w14:paraId="7BB1139F" w14:textId="6C563C3F" w:rsidR="00470280" w:rsidRDefault="00470280" w:rsidP="003D3557">
      <w:pPr>
        <w:pStyle w:val="bulletpoints"/>
        <w:framePr w:wrap="around"/>
      </w:pPr>
      <w:r>
        <w:t>falscher Prioritäten</w:t>
      </w:r>
    </w:p>
    <w:p w14:paraId="534AC561" w14:textId="43522D21" w:rsidR="00470280" w:rsidRDefault="00470280" w:rsidP="003D3557">
      <w:pPr>
        <w:pStyle w:val="bulletpoints"/>
        <w:framePr w:wrap="around"/>
      </w:pPr>
      <w:r>
        <w:t>fehlender Details</w:t>
      </w:r>
    </w:p>
    <w:p w14:paraId="7682F593" w14:textId="429A28B9" w:rsidR="00470280" w:rsidRDefault="00470280" w:rsidP="003D3557">
      <w:pPr>
        <w:pStyle w:val="bulletpoints"/>
        <w:framePr w:wrap="around"/>
      </w:pPr>
      <w:r>
        <w:t>unnötiger Wiederholungen</w:t>
      </w:r>
    </w:p>
    <w:p w14:paraId="1913F25B" w14:textId="2F1923F7" w:rsidR="00470280" w:rsidRDefault="00470280" w:rsidP="003D3557">
      <w:pPr>
        <w:pStyle w:val="bulletpoints"/>
        <w:framePr w:wrap="around"/>
      </w:pPr>
      <w:r>
        <w:t>schlechter Struktur</w:t>
      </w:r>
    </w:p>
    <w:p w14:paraId="616A4A77" w14:textId="23D8D01E" w:rsidR="00470280" w:rsidRPr="00DD4640" w:rsidRDefault="00470280" w:rsidP="00DD4640">
      <w:pPr>
        <w:pStyle w:val="xflie"/>
      </w:pPr>
      <w:r w:rsidRPr="00DD4640">
        <w:t>Das Ziel der Optimierung besteht darin, diese Lücken Schritt für Schritt zu schließen.</w:t>
      </w:r>
    </w:p>
    <w:p w14:paraId="5245D520" w14:textId="77777777" w:rsidR="00A11F6B" w:rsidRPr="00DD4640" w:rsidRDefault="00A11F6B" w:rsidP="00DD4640">
      <w:pPr>
        <w:pStyle w:val="xflie"/>
      </w:pPr>
    </w:p>
    <w:p w14:paraId="2112354B" w14:textId="77777777" w:rsidR="00A11F6B" w:rsidRPr="00DD4640" w:rsidRDefault="00A11F6B" w:rsidP="00DD4640">
      <w:pPr>
        <w:pStyle w:val="xflie"/>
      </w:pPr>
    </w:p>
    <w:p w14:paraId="7712E3B9" w14:textId="77777777" w:rsidR="00CE6B6F" w:rsidRPr="00CE6B6F" w:rsidRDefault="00CE6B6F" w:rsidP="007003DB">
      <w:pPr>
        <w:pStyle w:val="berschrift2"/>
      </w:pPr>
      <w:r>
        <w:t>DIE 5-STUFEN-METHODE DER PROMPT-OPTIMIERUNG</w:t>
      </w:r>
    </w:p>
    <w:p w14:paraId="2AB72C11" w14:textId="77777777" w:rsidR="00CE6B6F" w:rsidRPr="00DD4640" w:rsidRDefault="00CE6B6F" w:rsidP="00DD4640">
      <w:pPr>
        <w:pStyle w:val="xflie"/>
      </w:pPr>
      <w:r w:rsidRPr="00DD4640">
        <w:t>Eine der einfachsten Methoden zur Verbesserung von KI-Ergebnissen besteht aus fünf Schritten.</w:t>
      </w:r>
    </w:p>
    <w:p w14:paraId="22E60A6C" w14:textId="77777777" w:rsidR="00A4620A" w:rsidRPr="00DD4640" w:rsidRDefault="00A4620A" w:rsidP="00DD4640">
      <w:pPr>
        <w:pStyle w:val="xflie"/>
      </w:pPr>
    </w:p>
    <w:p w14:paraId="201C421B" w14:textId="4234EF24" w:rsidR="00CE6B6F" w:rsidRPr="00DD4640" w:rsidRDefault="00A4620A" w:rsidP="00DD4640">
      <w:pPr>
        <w:pStyle w:val="xflie"/>
      </w:pPr>
      <w:r w:rsidRPr="00DD4640">
        <w:tab/>
      </w:r>
      <w:r w:rsidR="00CE6B6F"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STUFE 1</w:t>
      </w:r>
      <w:r w:rsidRPr="00DD4640">
        <w:tab/>
      </w:r>
      <w:r w:rsidR="00CE6B6F"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DEN AUSGANGSPROMPT ERSTELLEN</w:t>
      </w:r>
    </w:p>
    <w:p w14:paraId="7720CEB6" w14:textId="641C702C" w:rsidR="00CE6B6F" w:rsidRPr="00DD4640" w:rsidRDefault="00A4620A" w:rsidP="00DD4640">
      <w:pPr>
        <w:pStyle w:val="xflie"/>
      </w:pPr>
      <w:r w:rsidRPr="00DD4640">
        <w:tab/>
      </w:r>
      <w:r w:rsidR="00CE6B6F" w:rsidRPr="00DD4640">
        <w:t>Zunächst wird das eigentliche Problem formuliert.</w:t>
      </w:r>
    </w:p>
    <w:p w14:paraId="1CC356AC" w14:textId="77777777" w:rsidR="000C4E75" w:rsidRPr="00DD4640" w:rsidRDefault="000C4E75" w:rsidP="00DD4640">
      <w:pPr>
        <w:pStyle w:val="xflie"/>
      </w:pPr>
    </w:p>
    <w:p w14:paraId="40A71234" w14:textId="13A2FF30" w:rsidR="00CE6B6F" w:rsidRPr="00CE6B6F" w:rsidRDefault="00A4620A" w:rsidP="00A76631">
      <w:pPr>
        <w:pStyle w:val="Beispiel"/>
      </w:pPr>
      <w:r>
        <w:tab/>
      </w:r>
      <w:r w:rsidR="00CE6B6F" w:rsidRPr="00CE6B6F">
        <w:t>Beispiel:</w:t>
      </w:r>
    </w:p>
    <w:p w14:paraId="647238EB" w14:textId="7954CFC6" w:rsidR="00CE6B6F" w:rsidRPr="00DD4640" w:rsidRDefault="00A4620A" w:rsidP="00DD4640">
      <w:pPr>
        <w:pStyle w:val="xflie"/>
      </w:pPr>
      <w:r w:rsidRPr="00DD4640">
        <w:tab/>
      </w:r>
      <w:r w:rsidR="00CE6B6F" w:rsidRPr="00DD4640">
        <w:t>Erstelle einen Blogartikel über KI im Mittelstand.</w:t>
      </w:r>
    </w:p>
    <w:p w14:paraId="0CFE7C05" w14:textId="0F83FD06" w:rsidR="00CE6B6F" w:rsidRPr="00DD4640" w:rsidRDefault="00A4620A" w:rsidP="00DD4640">
      <w:pPr>
        <w:pStyle w:val="xflie"/>
      </w:pPr>
      <w:r w:rsidRPr="00DD4640">
        <w:tab/>
      </w:r>
      <w:r w:rsidR="00CE6B6F" w:rsidRPr="00DD4640">
        <w:t>Mehr nicht.</w:t>
      </w:r>
    </w:p>
    <w:p w14:paraId="19E88DD5" w14:textId="6D6B3B61" w:rsidR="00CE6B6F" w:rsidRPr="00DD4640" w:rsidRDefault="00A4620A" w:rsidP="00DD4640">
      <w:pPr>
        <w:pStyle w:val="xflie"/>
      </w:pPr>
      <w:r w:rsidRPr="00DD4640">
        <w:tab/>
      </w:r>
      <w:r w:rsidR="00CE6B6F" w:rsidRPr="00DD4640">
        <w:t>Der Prompt dient zunächst nur als Ausgangspunkt.</w:t>
      </w:r>
    </w:p>
    <w:p w14:paraId="2897BF5B" w14:textId="77777777" w:rsidR="00A11F6B" w:rsidRPr="00DD4640" w:rsidRDefault="00A11F6B" w:rsidP="00DD4640">
      <w:pPr>
        <w:pStyle w:val="xflie"/>
      </w:pPr>
    </w:p>
    <w:p w14:paraId="4C708E21" w14:textId="77777777" w:rsidR="00A76631" w:rsidRPr="00DD4640" w:rsidRDefault="00A4620A" w:rsidP="00DD4640">
      <w:pPr>
        <w:pStyle w:val="xflie"/>
      </w:pPr>
      <w:r w:rsidRPr="00DD4640">
        <w:tab/>
      </w:r>
    </w:p>
    <w:p w14:paraId="2359DAEF" w14:textId="77777777" w:rsidR="00A76631" w:rsidRPr="00DD4640" w:rsidRDefault="00A76631" w:rsidP="00DD4640">
      <w:pPr>
        <w:pStyle w:val="xflie"/>
      </w:pPr>
      <w:r w:rsidRPr="00DD4640">
        <w:br w:type="page"/>
      </w:r>
    </w:p>
    <w:p w14:paraId="69D01766" w14:textId="15095DA2" w:rsidR="00CE6B6F" w:rsidRPr="00DD4640" w:rsidRDefault="00CE6B6F" w:rsidP="00DD4640">
      <w:pPr>
        <w:pStyle w:val="xflie"/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</w:pPr>
      <w:r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STUFE 2</w:t>
      </w:r>
      <w:r w:rsidR="00A4620A"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ab/>
      </w:r>
      <w:r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DAS ERGEBNIS ANALYSIEREN</w:t>
      </w:r>
    </w:p>
    <w:p w14:paraId="5E2B5ACA" w14:textId="77777777" w:rsidR="00A4620A" w:rsidRPr="00DD4640" w:rsidRDefault="00A4620A" w:rsidP="00DD4640">
      <w:pPr>
        <w:pStyle w:val="xflie"/>
      </w:pPr>
    </w:p>
    <w:p w14:paraId="6F1E9D83" w14:textId="10FD3D75" w:rsidR="00CE6B6F" w:rsidRPr="00DD4640" w:rsidRDefault="00CE6B6F" w:rsidP="00DD4640">
      <w:pPr>
        <w:pStyle w:val="xflie"/>
      </w:pPr>
      <w:r w:rsidRPr="00DD4640">
        <w:t>Jetzt wird nicht der Prompt bewertet.</w:t>
      </w:r>
    </w:p>
    <w:p w14:paraId="75B06350" w14:textId="3310A8F2" w:rsidR="00A11F6B" w:rsidRPr="00DD4640" w:rsidRDefault="00CE6B6F" w:rsidP="00DD4640">
      <w:pPr>
        <w:pStyle w:val="xflie"/>
        <w:rPr>
          <w:rStyle w:val="berschrift5Zchn"/>
          <w:rFonts w:eastAsiaTheme="minorHAnsi" w:cs="Times New Roman"/>
          <w:b/>
        </w:rPr>
      </w:pPr>
      <w:r w:rsidRPr="00DD4640">
        <w:t>Bewertet wird das Ergebnis.</w:t>
      </w:r>
    </w:p>
    <w:p w14:paraId="46A50489" w14:textId="52933DA2" w:rsidR="00CE6B6F" w:rsidRPr="0011726B" w:rsidRDefault="00CE6B6F" w:rsidP="00A76631">
      <w:pPr>
        <w:pStyle w:val="Beispiel"/>
      </w:pPr>
      <w:r w:rsidRPr="00F154C0">
        <w:t>Fragen</w:t>
      </w:r>
      <w:r w:rsidRPr="0011726B">
        <w:t>:</w:t>
      </w:r>
    </w:p>
    <w:p w14:paraId="43ABCEA4" w14:textId="3F785DBD" w:rsidR="00CE6B6F" w:rsidRPr="00DD4640" w:rsidRDefault="00000000" w:rsidP="00DD4640">
      <w:pPr>
        <w:pStyle w:val="xflie"/>
      </w:pPr>
      <w:sdt>
        <w:sdtPr>
          <w:id w:val="-338166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6B6F" w:rsidRPr="00DD4640">
            <w:rPr>
              <w:rFonts w:ascii="MS Gothic" w:eastAsia="MS Gothic" w:hAnsi="MS Gothic" w:hint="eastAsia"/>
            </w:rPr>
            <w:t>☐</w:t>
          </w:r>
        </w:sdtContent>
      </w:sdt>
      <w:r w:rsidR="00CE6B6F" w:rsidRPr="00DD4640">
        <w:t xml:space="preserve">      Ist die Zielgruppe klar erkennbar?</w:t>
      </w:r>
    </w:p>
    <w:p w14:paraId="31233F5F" w14:textId="5D5BC5CD" w:rsidR="00CE6B6F" w:rsidRPr="00DD4640" w:rsidRDefault="00000000" w:rsidP="00DD4640">
      <w:pPr>
        <w:pStyle w:val="xflie"/>
      </w:pPr>
      <w:sdt>
        <w:sdtPr>
          <w:id w:val="1497172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6B6F" w:rsidRPr="00DD4640">
            <w:rPr>
              <w:rFonts w:ascii="MS Gothic" w:eastAsia="MS Gothic" w:hAnsi="MS Gothic" w:hint="eastAsia"/>
            </w:rPr>
            <w:t>☐</w:t>
          </w:r>
        </w:sdtContent>
      </w:sdt>
      <w:r w:rsidR="00CE6B6F" w:rsidRPr="00DD4640">
        <w:t xml:space="preserve">      Sind die Inhalte konkret genug?</w:t>
      </w:r>
    </w:p>
    <w:p w14:paraId="3042F887" w14:textId="49E48869" w:rsidR="00CE6B6F" w:rsidRPr="00DD4640" w:rsidRDefault="00000000" w:rsidP="00DD4640">
      <w:pPr>
        <w:pStyle w:val="xflie"/>
      </w:pPr>
      <w:sdt>
        <w:sdtPr>
          <w:id w:val="1762251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6B6F" w:rsidRPr="00DD4640">
            <w:rPr>
              <w:rFonts w:ascii="MS Gothic" w:eastAsia="MS Gothic" w:hAnsi="MS Gothic" w:hint="eastAsia"/>
            </w:rPr>
            <w:t>☐</w:t>
          </w:r>
        </w:sdtContent>
      </w:sdt>
      <w:r w:rsidR="00CE6B6F" w:rsidRPr="00DD4640">
        <w:t xml:space="preserve">     Fehlen Beispiele?</w:t>
      </w:r>
    </w:p>
    <w:p w14:paraId="144524CB" w14:textId="662608B3" w:rsidR="00CE6B6F" w:rsidRPr="00DD4640" w:rsidRDefault="00000000" w:rsidP="00DD4640">
      <w:pPr>
        <w:pStyle w:val="xflie"/>
      </w:pPr>
      <w:sdt>
        <w:sdtPr>
          <w:id w:val="-873304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6B6F" w:rsidRPr="00DD4640">
            <w:rPr>
              <w:rFonts w:ascii="MS Gothic" w:eastAsia="MS Gothic" w:hAnsi="MS Gothic" w:hint="eastAsia"/>
            </w:rPr>
            <w:t>☐</w:t>
          </w:r>
        </w:sdtContent>
      </w:sdt>
      <w:r w:rsidR="00CE6B6F" w:rsidRPr="00DD4640">
        <w:t xml:space="preserve">     Ist die Struktur logisch?</w:t>
      </w:r>
    </w:p>
    <w:p w14:paraId="3BA139BE" w14:textId="06408D41" w:rsidR="00CE6B6F" w:rsidRPr="00DD4640" w:rsidRDefault="00000000" w:rsidP="00DD4640">
      <w:pPr>
        <w:pStyle w:val="xflie"/>
      </w:pPr>
      <w:sdt>
        <w:sdtPr>
          <w:id w:val="-180198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1726B" w:rsidRPr="00DD4640">
            <w:rPr>
              <w:rFonts w:ascii="MS Gothic" w:eastAsia="MS Gothic" w:hAnsi="MS Gothic" w:hint="eastAsia"/>
            </w:rPr>
            <w:t>☐</w:t>
          </w:r>
        </w:sdtContent>
      </w:sdt>
      <w:r w:rsidR="00CE6B6F" w:rsidRPr="00DD4640">
        <w:t xml:space="preserve">     Ist der Nutzen sichtbar?</w:t>
      </w:r>
    </w:p>
    <w:p w14:paraId="6061A2EA" w14:textId="77777777" w:rsidR="00CE6B6F" w:rsidRDefault="00CE6B6F" w:rsidP="000772C4">
      <w:pPr>
        <w:tabs>
          <w:tab w:val="left" w:pos="709"/>
          <w:tab w:val="left" w:pos="1701"/>
          <w:tab w:val="left" w:pos="2835"/>
        </w:tabs>
        <w:rPr>
          <w:rFonts w:eastAsiaTheme="majorEastAsia" w:cstheme="majorBidi"/>
          <w:b/>
          <w:bCs/>
          <w:i/>
          <w:szCs w:val="28"/>
        </w:rPr>
      </w:pPr>
    </w:p>
    <w:p w14:paraId="086F20EE" w14:textId="4D071967" w:rsidR="0011726B" w:rsidRPr="00A11F6B" w:rsidRDefault="0011726B" w:rsidP="000772C4">
      <w:pPr>
        <w:tabs>
          <w:tab w:val="left" w:pos="709"/>
          <w:tab w:val="left" w:pos="1701"/>
          <w:tab w:val="left" w:pos="2835"/>
        </w:tabs>
        <w:rPr>
          <w:rFonts w:eastAsiaTheme="majorEastAsia" w:cstheme="majorBidi"/>
          <w:b/>
          <w:bCs/>
          <w:i/>
          <w:szCs w:val="28"/>
        </w:rPr>
      </w:pPr>
    </w:p>
    <w:p w14:paraId="7342055A" w14:textId="3179E606" w:rsidR="00CE6B6F" w:rsidRPr="00DD4640" w:rsidRDefault="00A4620A" w:rsidP="00DD4640">
      <w:pPr>
        <w:pStyle w:val="xflie"/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</w:pPr>
      <w:r w:rsidRPr="00DD4640">
        <w:tab/>
      </w:r>
      <w:r w:rsidR="00CE6B6F"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STUFE 3</w:t>
      </w:r>
      <w:r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ab/>
      </w:r>
      <w:r w:rsidR="00CE6B6F" w:rsidRPr="00DD4640">
        <w:rPr>
          <w:rStyle w:val="Hervorhebung"/>
          <w:rFonts w:eastAsia="Times New Roman"/>
          <w:bCs w:val="0"/>
          <w:color w:val="000000" w:themeColor="text1"/>
          <w:kern w:val="0"/>
          <w:lang w:eastAsia="de-DE"/>
          <w14:ligatures w14:val="none"/>
          <w14:numForm w14:val="default"/>
          <w14:numSpacing w14:val="default"/>
        </w:rPr>
        <w:t>SCHWACHSTELLEN IDENTIFIZIEREN</w:t>
      </w:r>
    </w:p>
    <w:p w14:paraId="46D44069" w14:textId="21F25708" w:rsidR="00CE6B6F" w:rsidRPr="00CE6B6F" w:rsidRDefault="00A4620A" w:rsidP="00A76631">
      <w:pPr>
        <w:pStyle w:val="Beispiel"/>
      </w:pPr>
      <w:r>
        <w:tab/>
      </w:r>
      <w:r w:rsidR="00CE6B6F" w:rsidRPr="00CE6B6F">
        <w:t>Beispiel:</w:t>
      </w:r>
    </w:p>
    <w:p w14:paraId="57B7D994" w14:textId="77777777" w:rsidR="00CE6B6F" w:rsidRPr="00CE6B6F" w:rsidRDefault="00CE6B6F" w:rsidP="007003DB">
      <w:pPr>
        <w:pStyle w:val="berschrift4"/>
      </w:pPr>
      <w:r w:rsidRPr="00CE6B6F">
        <w:t>Der Artikel enthält:</w:t>
      </w:r>
    </w:p>
    <w:p w14:paraId="4322F003" w14:textId="10E1A281" w:rsidR="00CE6B6F" w:rsidRPr="00CE6B6F" w:rsidRDefault="00CE6B6F" w:rsidP="003D3557">
      <w:pPr>
        <w:pStyle w:val="bulletpoints"/>
        <w:framePr w:wrap="around"/>
      </w:pPr>
      <w:r w:rsidRPr="00CE6B6F">
        <w:t>keine Praxisbeispiele</w:t>
      </w:r>
    </w:p>
    <w:p w14:paraId="2E5E767D" w14:textId="3B23EE54" w:rsidR="00CE6B6F" w:rsidRPr="00CE6B6F" w:rsidRDefault="00CE6B6F" w:rsidP="003D3557">
      <w:pPr>
        <w:pStyle w:val="bulletpoints"/>
        <w:framePr w:wrap="around"/>
      </w:pPr>
      <w:r w:rsidRPr="00CE6B6F">
        <w:t>keine Zahlen</w:t>
      </w:r>
    </w:p>
    <w:p w14:paraId="78F45340" w14:textId="6C7AE095" w:rsidR="00CE6B6F" w:rsidRPr="00CE6B6F" w:rsidRDefault="00CE6B6F" w:rsidP="003D3557">
      <w:pPr>
        <w:pStyle w:val="bulletpoints"/>
        <w:framePr w:wrap="around"/>
      </w:pPr>
      <w:r w:rsidRPr="00CE6B6F">
        <w:t>keine Handlungsempfehlungen</w:t>
      </w:r>
    </w:p>
    <w:p w14:paraId="502AC725" w14:textId="4106ACB0" w:rsidR="00CE6B6F" w:rsidRPr="00CE6B6F" w:rsidRDefault="00CE6B6F" w:rsidP="003D3557">
      <w:pPr>
        <w:pStyle w:val="bulletpoints"/>
        <w:framePr w:wrap="around"/>
      </w:pPr>
      <w:r w:rsidRPr="00CE6B6F">
        <w:t>keine klare Zielgruppe</w:t>
      </w:r>
    </w:p>
    <w:p w14:paraId="1426AAE3" w14:textId="77777777" w:rsidR="00CE6B6F" w:rsidRPr="00DD4640" w:rsidRDefault="00CE6B6F" w:rsidP="00DD4640">
      <w:pPr>
        <w:pStyle w:val="xflie"/>
      </w:pPr>
      <w:r w:rsidRPr="00DD4640">
        <w:t>Damit ist sofort erkennbar, was verbessert werden muss.</w:t>
      </w:r>
    </w:p>
    <w:p w14:paraId="2A769524" w14:textId="05AAAA51" w:rsidR="00CE6B6F" w:rsidRDefault="00CE6B6F" w:rsidP="000772C4">
      <w:pPr>
        <w:tabs>
          <w:tab w:val="left" w:pos="709"/>
          <w:tab w:val="left" w:pos="1701"/>
          <w:tab w:val="left" w:pos="2835"/>
        </w:tabs>
        <w:rPr>
          <w:rFonts w:eastAsiaTheme="majorEastAsia" w:cstheme="majorBidi"/>
          <w:b/>
          <w:bCs/>
          <w:i/>
          <w:szCs w:val="28"/>
        </w:rPr>
      </w:pPr>
    </w:p>
    <w:p w14:paraId="33E07C74" w14:textId="77777777" w:rsidR="00A4620A" w:rsidRPr="00DD4640" w:rsidRDefault="00A4620A" w:rsidP="00DD4640">
      <w:pPr>
        <w:pStyle w:val="xflie"/>
      </w:pPr>
    </w:p>
    <w:p w14:paraId="32885E69" w14:textId="1527BB19" w:rsidR="00CE6B6F" w:rsidRPr="00A76631" w:rsidRDefault="00A4620A" w:rsidP="00A76631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>
        <w:tab/>
      </w:r>
      <w:r w:rsidR="00CE6B6F" w:rsidRPr="00A76631">
        <w:rPr>
          <w:rStyle w:val="Hervorhebung"/>
          <w:rFonts w:ascii="Raleway" w:hAnsi="Raleway"/>
        </w:rPr>
        <w:t>STUFE 4</w:t>
      </w:r>
      <w:r w:rsidRPr="00A76631">
        <w:rPr>
          <w:rStyle w:val="Hervorhebung"/>
          <w:rFonts w:ascii="Raleway" w:hAnsi="Raleway"/>
        </w:rPr>
        <w:tab/>
      </w:r>
      <w:r w:rsidR="00CE6B6F" w:rsidRPr="00A76631">
        <w:rPr>
          <w:rStyle w:val="Hervorhebung"/>
          <w:rFonts w:ascii="Raleway" w:hAnsi="Raleway"/>
        </w:rPr>
        <w:t>DEN PROMPT ERWEITERN</w:t>
      </w:r>
    </w:p>
    <w:p w14:paraId="14537230" w14:textId="77777777" w:rsidR="00CE6B6F" w:rsidRPr="00DD4640" w:rsidRDefault="00CE6B6F" w:rsidP="00DD4640">
      <w:pPr>
        <w:pStyle w:val="xflie"/>
      </w:pPr>
    </w:p>
    <w:p w14:paraId="349A9EEA" w14:textId="5DBEE95F" w:rsidR="00CE6B6F" w:rsidRPr="00A76631" w:rsidRDefault="00A4620A" w:rsidP="00A76631">
      <w:pPr>
        <w:pStyle w:val="Beispiel"/>
        <w:rPr>
          <w:rStyle w:val="Hervorhebung"/>
          <w:b/>
          <w:bCs w:val="0"/>
        </w:rPr>
      </w:pPr>
      <w:r w:rsidRPr="00A76631">
        <w:rPr>
          <w:rStyle w:val="Hervorhebung"/>
          <w:b/>
          <w:bCs w:val="0"/>
        </w:rPr>
        <w:tab/>
      </w:r>
      <w:r w:rsidR="00CE6B6F" w:rsidRPr="00A76631">
        <w:rPr>
          <w:rStyle w:val="Hervorhebung"/>
          <w:b/>
          <w:bCs w:val="0"/>
        </w:rPr>
        <w:t>Neuer Prompt:</w:t>
      </w:r>
    </w:p>
    <w:p w14:paraId="2ACF3666" w14:textId="0391A924" w:rsidR="00CE6B6F" w:rsidRPr="00DD4640" w:rsidRDefault="00A76631" w:rsidP="00DD4640">
      <w:pPr>
        <w:pStyle w:val="xflie"/>
      </w:pPr>
      <w:r w:rsidRPr="00DD4640">
        <w:t>D</w:t>
      </w:r>
      <w:r w:rsidR="00CE6B6F" w:rsidRPr="00DD4640">
        <w:t>u bist Fachredakteur für mittelständische Unternehmen. Erstelle einen 1.500 Wörter langen Fachartikel über den Einsatz von KI im Mittelstand. Verwende mindestens drei Praxisbeispiele, konkrete Einsparpotenziale und einen Abschnitt mit Handlungsempfehlungen.</w:t>
      </w:r>
    </w:p>
    <w:p w14:paraId="6A66B427" w14:textId="637F3495" w:rsidR="00CE6B6F" w:rsidRPr="00CE6B6F" w:rsidRDefault="00CE6B6F" w:rsidP="000772C4">
      <w:pPr>
        <w:tabs>
          <w:tab w:val="left" w:pos="709"/>
          <w:tab w:val="left" w:pos="1701"/>
          <w:tab w:val="left" w:pos="2835"/>
        </w:tabs>
        <w:rPr>
          <w:rFonts w:eastAsiaTheme="majorEastAsia" w:cstheme="majorBidi"/>
          <w:b/>
          <w:bCs/>
          <w:i/>
          <w:szCs w:val="28"/>
        </w:rPr>
      </w:pPr>
    </w:p>
    <w:p w14:paraId="019C577B" w14:textId="77777777" w:rsidR="00A11F6B" w:rsidRPr="00DD4640" w:rsidRDefault="00A11F6B" w:rsidP="00DD4640">
      <w:pPr>
        <w:pStyle w:val="xflie"/>
      </w:pPr>
    </w:p>
    <w:p w14:paraId="6CD43962" w14:textId="77777777" w:rsidR="00A76631" w:rsidRDefault="00A4620A" w:rsidP="00A76631">
      <w:pPr>
        <w:pStyle w:val="StandardWeb"/>
        <w:tabs>
          <w:tab w:val="left" w:pos="709"/>
          <w:tab w:val="left" w:pos="1701"/>
          <w:tab w:val="left" w:pos="2835"/>
        </w:tabs>
      </w:pPr>
      <w:r>
        <w:tab/>
      </w:r>
    </w:p>
    <w:p w14:paraId="369C9396" w14:textId="77777777" w:rsidR="00A76631" w:rsidRPr="00DD4640" w:rsidRDefault="00A76631" w:rsidP="00DD4640">
      <w:pPr>
        <w:pStyle w:val="xflie"/>
        <w:rPr>
          <w:rFonts w:ascii="Times New Roman" w:eastAsia="Times New Roman" w:hAnsi="Times New Roman"/>
          <w:kern w:val="0"/>
          <w:lang w:eastAsia="de-DE"/>
          <w14:ligatures w14:val="none"/>
        </w:rPr>
      </w:pPr>
      <w:r w:rsidRPr="00DD4640">
        <w:br w:type="page"/>
      </w:r>
    </w:p>
    <w:p w14:paraId="6603C043" w14:textId="24AA5C1D" w:rsidR="00CE6B6F" w:rsidRPr="00A76631" w:rsidRDefault="00CE6B6F" w:rsidP="00A76631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 w:rsidRPr="00A76631">
        <w:rPr>
          <w:rStyle w:val="Hervorhebung"/>
          <w:rFonts w:ascii="Raleway" w:hAnsi="Raleway"/>
        </w:rPr>
        <w:t>STUFE 5</w:t>
      </w:r>
      <w:r w:rsidR="00A4620A" w:rsidRPr="00A76631">
        <w:rPr>
          <w:rStyle w:val="Hervorhebung"/>
          <w:rFonts w:ascii="Raleway" w:hAnsi="Raleway"/>
        </w:rPr>
        <w:tab/>
      </w:r>
      <w:r w:rsidRPr="00A76631">
        <w:rPr>
          <w:rStyle w:val="Hervorhebung"/>
          <w:rFonts w:ascii="Raleway" w:hAnsi="Raleway"/>
        </w:rPr>
        <w:t>ERNEUT TESTEN</w:t>
      </w:r>
    </w:p>
    <w:p w14:paraId="2EFEF885" w14:textId="77777777" w:rsidR="00232975" w:rsidRPr="00DD4640" w:rsidRDefault="00232975" w:rsidP="00DD4640">
      <w:pPr>
        <w:pStyle w:val="xflie"/>
      </w:pPr>
    </w:p>
    <w:p w14:paraId="38F3A59B" w14:textId="77777777" w:rsidR="00CE6B6F" w:rsidRPr="00DD4640" w:rsidRDefault="00CE6B6F" w:rsidP="00DD4640">
      <w:pPr>
        <w:pStyle w:val="xflie"/>
      </w:pPr>
      <w:r w:rsidRPr="00DD4640">
        <w:t>Der neue Prompt wird erneut ausgeführt.</w:t>
      </w:r>
    </w:p>
    <w:p w14:paraId="7624F363" w14:textId="77777777" w:rsidR="00CE6B6F" w:rsidRPr="00DD4640" w:rsidRDefault="00CE6B6F" w:rsidP="00DD4640">
      <w:pPr>
        <w:pStyle w:val="xflie"/>
      </w:pPr>
      <w:r w:rsidRPr="00DD4640">
        <w:t>Das Ergebnis wird erneut bewertet.</w:t>
      </w:r>
    </w:p>
    <w:p w14:paraId="029A1321" w14:textId="77777777" w:rsidR="00CE6B6F" w:rsidRPr="00DD4640" w:rsidRDefault="00CE6B6F" w:rsidP="00DD4640">
      <w:pPr>
        <w:pStyle w:val="xflie"/>
      </w:pPr>
      <w:r w:rsidRPr="00DD4640">
        <w:t>Anschließend beginnt der Zyklus von vorne.</w:t>
      </w:r>
    </w:p>
    <w:p w14:paraId="6BDC9DB2" w14:textId="77777777" w:rsidR="00CE6B6F" w:rsidRPr="00DD4640" w:rsidRDefault="00CE6B6F" w:rsidP="00DD4640">
      <w:pPr>
        <w:pStyle w:val="xflie"/>
      </w:pPr>
      <w:r w:rsidRPr="00DD4640">
        <w:t>Professionelle Anwender wiederholen diesen Vorgang mehrfach.</w:t>
      </w:r>
    </w:p>
    <w:p w14:paraId="7256F486" w14:textId="193CC64D" w:rsidR="00046E00" w:rsidRPr="00DD4640" w:rsidRDefault="00046E00" w:rsidP="00DD4640">
      <w:pPr>
        <w:pStyle w:val="xflie"/>
      </w:pPr>
    </w:p>
    <w:p w14:paraId="7F40476F" w14:textId="283670E6" w:rsidR="00232975" w:rsidRPr="00232975" w:rsidRDefault="00232975" w:rsidP="007003DB">
      <w:pPr>
        <w:pStyle w:val="berschrift2"/>
      </w:pPr>
      <w:r>
        <w:t>WARUM KLEINE ÄNDERUNGEN GROSSE WIRKUNG HABEN</w:t>
      </w:r>
    </w:p>
    <w:p w14:paraId="60017C36" w14:textId="77777777" w:rsidR="00232975" w:rsidRPr="00DD4640" w:rsidRDefault="00232975" w:rsidP="00DD4640">
      <w:pPr>
        <w:pStyle w:val="xflie"/>
      </w:pPr>
      <w:r w:rsidRPr="00DD4640">
        <w:t>Viele Verbesserungen entstehen durch wenige zusätzliche Informationen.</w:t>
      </w:r>
    </w:p>
    <w:p w14:paraId="4A617EB2" w14:textId="77777777" w:rsidR="00A4620A" w:rsidRPr="00DD4640" w:rsidRDefault="00A4620A" w:rsidP="00DD4640">
      <w:pPr>
        <w:pStyle w:val="xflie"/>
      </w:pPr>
    </w:p>
    <w:p w14:paraId="34070C71" w14:textId="77777777" w:rsidR="00232975" w:rsidRPr="00A11F6B" w:rsidRDefault="00232975" w:rsidP="00A76631">
      <w:pPr>
        <w:pStyle w:val="Beispiel"/>
      </w:pPr>
      <w:r w:rsidRPr="00A11F6B">
        <w:t>Vergleich:</w:t>
      </w:r>
    </w:p>
    <w:p w14:paraId="0D752950" w14:textId="77777777" w:rsidR="00232975" w:rsidRPr="00232975" w:rsidRDefault="00232975" w:rsidP="000772C4">
      <w:pPr>
        <w:pStyle w:val="StandardWeb"/>
        <w:tabs>
          <w:tab w:val="left" w:pos="709"/>
          <w:tab w:val="left" w:pos="1701"/>
          <w:tab w:val="left" w:pos="2835"/>
        </w:tabs>
        <w:ind w:firstLine="708"/>
        <w:rPr>
          <w:rStyle w:val="SchwacheHervorhebung"/>
        </w:rPr>
      </w:pPr>
      <w:r w:rsidRPr="00232975">
        <w:rPr>
          <w:rStyle w:val="SchwacheHervorhebung"/>
        </w:rPr>
        <w:t>Prompt A:</w:t>
      </w:r>
    </w:p>
    <w:p w14:paraId="62BEA8DE" w14:textId="12ED4DBF" w:rsidR="00232975" w:rsidRPr="00DD4640" w:rsidRDefault="00292AA2" w:rsidP="00DD4640">
      <w:pPr>
        <w:pStyle w:val="xflie"/>
      </w:pPr>
      <w:r w:rsidRPr="00DD4640">
        <w:tab/>
      </w:r>
      <w:r w:rsidR="00232975" w:rsidRPr="00DD4640">
        <w:t>Erstelle einen Projektplan.</w:t>
      </w:r>
    </w:p>
    <w:p w14:paraId="47613F70" w14:textId="77777777" w:rsidR="00232975" w:rsidRPr="00232975" w:rsidRDefault="00232975" w:rsidP="000772C4">
      <w:pPr>
        <w:pStyle w:val="StandardWeb"/>
        <w:tabs>
          <w:tab w:val="left" w:pos="709"/>
          <w:tab w:val="left" w:pos="1701"/>
          <w:tab w:val="left" w:pos="2835"/>
        </w:tabs>
        <w:ind w:firstLine="708"/>
        <w:rPr>
          <w:rStyle w:val="SchwacheHervorhebung"/>
        </w:rPr>
      </w:pPr>
      <w:r w:rsidRPr="00232975">
        <w:rPr>
          <w:rStyle w:val="SchwacheHervorhebung"/>
        </w:rPr>
        <w:t>Prompt B:</w:t>
      </w:r>
    </w:p>
    <w:p w14:paraId="78CB9003" w14:textId="330E5532" w:rsidR="00232975" w:rsidRPr="00DD4640" w:rsidRDefault="00292AA2" w:rsidP="00DD4640">
      <w:pPr>
        <w:pStyle w:val="xflie"/>
      </w:pPr>
      <w:r w:rsidRPr="00DD4640">
        <w:tab/>
      </w:r>
      <w:r w:rsidR="00232975" w:rsidRPr="00DD4640">
        <w:t xml:space="preserve">Du bist Projektleiter in einem Produktionsunternehmen. Erstelle einen </w:t>
      </w:r>
      <w:r w:rsidRPr="00DD4640">
        <w:tab/>
      </w:r>
      <w:r w:rsidRPr="00DD4640">
        <w:tab/>
      </w:r>
      <w:r w:rsidR="00232975" w:rsidRPr="00DD4640">
        <w:t xml:space="preserve">Projektplan für die Einführung einer Dokumentenautomatisierung. </w:t>
      </w:r>
      <w:r w:rsidRPr="00DD4640">
        <w:tab/>
      </w:r>
      <w:r w:rsidR="00232975" w:rsidRPr="00DD4640">
        <w:t>Berücksichtige Analyse, Testphase, Schulung und Go-Live.</w:t>
      </w:r>
    </w:p>
    <w:p w14:paraId="4EF9551E" w14:textId="77777777" w:rsidR="00232975" w:rsidRPr="00DD4640" w:rsidRDefault="00232975" w:rsidP="00DD4640">
      <w:pPr>
        <w:pStyle w:val="xflie"/>
      </w:pPr>
    </w:p>
    <w:p w14:paraId="3460CB9C" w14:textId="52137195" w:rsidR="00232975" w:rsidRPr="00DD4640" w:rsidRDefault="00232975" w:rsidP="00DD4640">
      <w:pPr>
        <w:pStyle w:val="xflie"/>
      </w:pPr>
      <w:r w:rsidRPr="00DD4640">
        <w:t>Der Unterschied beträgt lediglich wenige Wörter.</w:t>
      </w:r>
    </w:p>
    <w:p w14:paraId="05134D70" w14:textId="77777777" w:rsidR="00232975" w:rsidRPr="00DD4640" w:rsidRDefault="00232975" w:rsidP="00DD4640">
      <w:pPr>
        <w:pStyle w:val="xflie"/>
      </w:pPr>
    </w:p>
    <w:p w14:paraId="74BC0264" w14:textId="4E4340A1" w:rsidR="00232975" w:rsidRPr="00DD4640" w:rsidRDefault="00232975" w:rsidP="00DD4640">
      <w:pPr>
        <w:pStyle w:val="xflie"/>
      </w:pPr>
      <w:r w:rsidRPr="00DD4640">
        <w:t>Die Qualität des Ergebnisses steigt dennoch massiv.</w:t>
      </w:r>
    </w:p>
    <w:p w14:paraId="287A7F20" w14:textId="04C8E44A" w:rsidR="00452DED" w:rsidRPr="00292AA2" w:rsidRDefault="00452DED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Cs/>
        </w:rPr>
      </w:pPr>
    </w:p>
    <w:p w14:paraId="28570645" w14:textId="77777777" w:rsidR="0011726B" w:rsidRPr="00DD4640" w:rsidRDefault="0011726B" w:rsidP="00DD4640">
      <w:pPr>
        <w:pStyle w:val="xflie"/>
      </w:pPr>
    </w:p>
    <w:p w14:paraId="0CEFB0DE" w14:textId="759049A4" w:rsidR="00046E00" w:rsidRDefault="00046E00" w:rsidP="007003DB">
      <w:pPr>
        <w:pStyle w:val="berschrift2"/>
      </w:pPr>
      <w:r>
        <w:t>Die Vorher-Nachher-Methode</w:t>
      </w:r>
    </w:p>
    <w:p w14:paraId="6DC09228" w14:textId="3B6B14F2" w:rsidR="00232975" w:rsidRPr="00DD4640" w:rsidRDefault="00232975" w:rsidP="00DD4640">
      <w:pPr>
        <w:pStyle w:val="xflie"/>
      </w:pPr>
      <w:r w:rsidRPr="00DD4640">
        <w:t>Eine der effektivsten Techniken besteht darin, die KI selbst Verbesserungsvorschläge erzeugen zu lassen.</w:t>
      </w:r>
    </w:p>
    <w:p w14:paraId="2FA4097C" w14:textId="77777777" w:rsidR="00292AA2" w:rsidRPr="00DD4640" w:rsidRDefault="00292AA2" w:rsidP="00DD4640">
      <w:pPr>
        <w:pStyle w:val="xflie"/>
      </w:pPr>
    </w:p>
    <w:p w14:paraId="6260F59C" w14:textId="3EC658EE" w:rsidR="00046E00" w:rsidRPr="00292AA2" w:rsidRDefault="00292AA2" w:rsidP="00A76631">
      <w:pPr>
        <w:pStyle w:val="Beispiel"/>
        <w:rPr>
          <w:rStyle w:val="Hervorhebung"/>
          <w:b/>
          <w:bCs w:val="0"/>
        </w:rPr>
      </w:pPr>
      <w:r>
        <w:rPr>
          <w:rStyle w:val="Hervorhebung"/>
          <w:b/>
        </w:rPr>
        <w:tab/>
      </w:r>
      <w:r w:rsidR="00046E00" w:rsidRPr="00292AA2">
        <w:rPr>
          <w:rStyle w:val="Hervorhebung"/>
          <w:b/>
        </w:rPr>
        <w:t>Erster Prompt:</w:t>
      </w:r>
    </w:p>
    <w:p w14:paraId="3CBB4E05" w14:textId="6BB7E7A6" w:rsidR="00046E00" w:rsidRPr="00DD4640" w:rsidRDefault="00292AA2" w:rsidP="00DD4640">
      <w:pPr>
        <w:pStyle w:val="xflie"/>
      </w:pPr>
      <w:r w:rsidRPr="00DD4640">
        <w:tab/>
      </w:r>
      <w:r w:rsidR="00046E00" w:rsidRPr="00DD4640">
        <w:t>Schreibe einen Blogartikel über Automatisierung.</w:t>
      </w:r>
    </w:p>
    <w:p w14:paraId="226B69D1" w14:textId="77777777" w:rsidR="00292AA2" w:rsidRPr="00DD4640" w:rsidRDefault="00292AA2" w:rsidP="00DD4640">
      <w:pPr>
        <w:pStyle w:val="xflie"/>
      </w:pPr>
    </w:p>
    <w:p w14:paraId="78ACE251" w14:textId="77777777" w:rsidR="00046E00" w:rsidRPr="00D5510D" w:rsidRDefault="00046E00" w:rsidP="007003DB">
      <w:pPr>
        <w:pStyle w:val="berschrift4"/>
      </w:pPr>
      <w:r w:rsidRPr="00D5510D">
        <w:t>Typisches Ergebnis:</w:t>
      </w:r>
    </w:p>
    <w:p w14:paraId="1B7328BA" w14:textId="77777777" w:rsidR="00046E00" w:rsidRDefault="00046E00" w:rsidP="003D3557">
      <w:pPr>
        <w:pStyle w:val="bulletpoints"/>
        <w:framePr w:wrap="around"/>
      </w:pPr>
      <w:r>
        <w:t>Allgemein.</w:t>
      </w:r>
    </w:p>
    <w:p w14:paraId="2BEE1F3E" w14:textId="77777777" w:rsidR="00046E00" w:rsidRDefault="00046E00" w:rsidP="003D3557">
      <w:pPr>
        <w:pStyle w:val="bulletpoints"/>
        <w:framePr w:wrap="around"/>
      </w:pPr>
      <w:r>
        <w:t>Austauschbar.</w:t>
      </w:r>
    </w:p>
    <w:p w14:paraId="693165C9" w14:textId="77777777" w:rsidR="00046E00" w:rsidRDefault="00046E00" w:rsidP="003D3557">
      <w:pPr>
        <w:pStyle w:val="bulletpoints"/>
        <w:framePr w:wrap="around"/>
      </w:pPr>
      <w:r>
        <w:t>Wenig Nutzen.</w:t>
      </w:r>
    </w:p>
    <w:p w14:paraId="2A3F9B5F" w14:textId="7E6BAEE9" w:rsidR="00232975" w:rsidRPr="00DD4640" w:rsidRDefault="00232975" w:rsidP="00DD4640">
      <w:pPr>
        <w:pStyle w:val="xflie"/>
      </w:pPr>
    </w:p>
    <w:p w14:paraId="4561AB49" w14:textId="572A9E78" w:rsidR="0011726B" w:rsidRPr="00DD4640" w:rsidRDefault="0011726B" w:rsidP="00DD4640">
      <w:pPr>
        <w:pStyle w:val="xflie"/>
      </w:pPr>
    </w:p>
    <w:p w14:paraId="271ACF2D" w14:textId="4F322FF0" w:rsidR="00046E00" w:rsidRPr="00292AA2" w:rsidRDefault="00292AA2" w:rsidP="00A76631">
      <w:pPr>
        <w:pStyle w:val="Beispiel"/>
        <w:rPr>
          <w:rStyle w:val="Hervorhebung"/>
          <w:b/>
          <w:bCs w:val="0"/>
        </w:rPr>
      </w:pPr>
      <w:r>
        <w:tab/>
      </w:r>
      <w:r w:rsidR="00046E00" w:rsidRPr="00292AA2">
        <w:rPr>
          <w:rStyle w:val="Hervorhebung"/>
          <w:b/>
        </w:rPr>
        <w:t>Optimierter Prompt:</w:t>
      </w:r>
    </w:p>
    <w:p w14:paraId="4A8AAE30" w14:textId="7B8442A2" w:rsidR="00046E00" w:rsidRPr="00DD4640" w:rsidRDefault="00292AA2" w:rsidP="00DD4640">
      <w:pPr>
        <w:pStyle w:val="xflie"/>
      </w:pPr>
      <w:r w:rsidRPr="00DD4640">
        <w:tab/>
      </w:r>
      <w:r w:rsidR="00046E00" w:rsidRPr="00DD4640">
        <w:t xml:space="preserve">Du bist Fachredakteur für Industrieunternehmen. Erstelle einen 1.500 </w:t>
      </w:r>
      <w:r w:rsidRPr="00DD4640">
        <w:tab/>
      </w:r>
      <w:r w:rsidR="00046E00" w:rsidRPr="00DD4640">
        <w:t xml:space="preserve">Wörter langen Fachartikel über Automatisierung in der Fertigung. Verwende </w:t>
      </w:r>
      <w:r w:rsidRPr="00DD4640">
        <w:tab/>
      </w:r>
      <w:r w:rsidR="00046E00" w:rsidRPr="00DD4640">
        <w:t>Praxisbeispiele, konkrete Einsparpotenziale und eine sachliche Sprache.</w:t>
      </w:r>
    </w:p>
    <w:p w14:paraId="0BE5339D" w14:textId="77777777" w:rsidR="00292AA2" w:rsidRPr="00DD4640" w:rsidRDefault="00292AA2" w:rsidP="00DD4640">
      <w:pPr>
        <w:pStyle w:val="xflie"/>
      </w:pPr>
    </w:p>
    <w:p w14:paraId="45495429" w14:textId="6104B01D" w:rsidR="00046E00" w:rsidRPr="00DD4640" w:rsidRDefault="00046E00" w:rsidP="00DD4640">
      <w:pPr>
        <w:pStyle w:val="xflie"/>
      </w:pPr>
      <w:r w:rsidRPr="00DD4640">
        <w:t>Das Ergebnis verbessert sich sofort.</w:t>
      </w:r>
    </w:p>
    <w:p w14:paraId="292E71E0" w14:textId="190E3C42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2669ABEC" w14:textId="77777777" w:rsidR="0011726B" w:rsidRPr="00DD4640" w:rsidRDefault="0011726B" w:rsidP="00DD4640">
      <w:pPr>
        <w:pStyle w:val="xflie"/>
      </w:pPr>
    </w:p>
    <w:p w14:paraId="75D37510" w14:textId="3EF33843" w:rsidR="00046E00" w:rsidRDefault="00046E00" w:rsidP="007003DB">
      <w:pPr>
        <w:pStyle w:val="berschrift2"/>
      </w:pPr>
      <w:r>
        <w:t>Iterative Ver</w:t>
      </w:r>
      <w:r w:rsidR="00E83344">
        <w:t>feinerung</w:t>
      </w:r>
    </w:p>
    <w:p w14:paraId="08BB9533" w14:textId="77777777" w:rsidR="00E83344" w:rsidRPr="00DD4640" w:rsidRDefault="00E83344" w:rsidP="00DD4640">
      <w:pPr>
        <w:pStyle w:val="xflie"/>
      </w:pPr>
      <w:r w:rsidRPr="00DD4640">
        <w:t>Die leistungsfähigsten Ergebnisse entstehen selten durch einen einzelnen Prompt.</w:t>
      </w:r>
    </w:p>
    <w:p w14:paraId="13F2383C" w14:textId="77777777" w:rsidR="00292AA2" w:rsidRPr="00DD4640" w:rsidRDefault="00292AA2" w:rsidP="00DD4640">
      <w:pPr>
        <w:pStyle w:val="xflie"/>
      </w:pPr>
    </w:p>
    <w:p w14:paraId="1F577DF3" w14:textId="77777777" w:rsidR="00E83344" w:rsidRPr="00DD4640" w:rsidRDefault="00E83344" w:rsidP="00DD4640">
      <w:pPr>
        <w:pStyle w:val="xflie"/>
      </w:pPr>
      <w:r w:rsidRPr="00DD4640">
        <w:t>Sie entstehen durch mehrere aufeinander aufbauende Schritte.</w:t>
      </w:r>
    </w:p>
    <w:p w14:paraId="4CA9135B" w14:textId="77777777" w:rsidR="00292AA2" w:rsidRPr="00DD4640" w:rsidRDefault="00292AA2" w:rsidP="00DD4640">
      <w:pPr>
        <w:pStyle w:val="xflie"/>
      </w:pPr>
    </w:p>
    <w:p w14:paraId="512B631B" w14:textId="659C8962" w:rsidR="00452DED" w:rsidRPr="00BB7D4C" w:rsidRDefault="00292AA2" w:rsidP="00F154C0">
      <w:pPr>
        <w:pStyle w:val="4bers"/>
        <w:rPr>
          <w:rStyle w:val="IntensiveHervorhebung"/>
        </w:rPr>
      </w:pPr>
      <w:r w:rsidRPr="00BB7D4C">
        <w:rPr>
          <w:rStyle w:val="IntensiveHervorhebung"/>
        </w:rPr>
        <w:tab/>
      </w:r>
      <w:r w:rsidR="00452DED" w:rsidRPr="00BB7D4C">
        <w:rPr>
          <w:rStyle w:val="IntensiveHervorhebung"/>
        </w:rPr>
        <w:t>SCHRITT 1</w:t>
      </w:r>
    </w:p>
    <w:p w14:paraId="60ABC6DB" w14:textId="6092C9A0" w:rsidR="00292AA2" w:rsidRPr="00DD4640" w:rsidRDefault="00292AA2" w:rsidP="00DD4640">
      <w:pPr>
        <w:pStyle w:val="xflie"/>
      </w:pPr>
      <w:r w:rsidRPr="00DD4640">
        <w:tab/>
      </w:r>
      <w:r w:rsidR="00452DED" w:rsidRPr="00DD4640">
        <w:t>Problem analysiere</w:t>
      </w:r>
      <w:r w:rsidRPr="00DD4640">
        <w:t>n</w:t>
      </w:r>
    </w:p>
    <w:p w14:paraId="4DDCE8C8" w14:textId="77777777" w:rsidR="00292AA2" w:rsidRPr="00DD4640" w:rsidRDefault="00292AA2" w:rsidP="00DD4640">
      <w:pPr>
        <w:pStyle w:val="xflie"/>
      </w:pPr>
    </w:p>
    <w:p w14:paraId="3AF2FC7E" w14:textId="77777777" w:rsidR="00292AA2" w:rsidRPr="00DD4640" w:rsidRDefault="00292AA2" w:rsidP="00DD4640">
      <w:pPr>
        <w:pStyle w:val="xflie"/>
      </w:pPr>
    </w:p>
    <w:p w14:paraId="4C6EF07D" w14:textId="291028E6" w:rsidR="00452DED" w:rsidRPr="007A60A3" w:rsidRDefault="00292AA2" w:rsidP="00F154C0">
      <w:pPr>
        <w:pStyle w:val="4bers"/>
        <w:rPr>
          <w:rStyle w:val="IntensiveHervorhebung"/>
          <w:i/>
          <w:iCs/>
        </w:rPr>
      </w:pPr>
      <w:r w:rsidRPr="007A60A3">
        <w:rPr>
          <w:rStyle w:val="IntensiveHervorhebung"/>
          <w:i/>
          <w:iCs/>
        </w:rPr>
        <w:tab/>
      </w:r>
      <w:r w:rsidR="00452DED" w:rsidRPr="007A60A3">
        <w:rPr>
          <w:rStyle w:val="IntensiveHervorhebung"/>
          <w:i/>
          <w:iCs/>
        </w:rPr>
        <w:t>SCHRITT 2</w:t>
      </w:r>
    </w:p>
    <w:p w14:paraId="224AFF27" w14:textId="5EC7A985" w:rsidR="00452DED" w:rsidRPr="00DD4640" w:rsidRDefault="00292AA2" w:rsidP="00DD4640">
      <w:pPr>
        <w:pStyle w:val="xflie"/>
      </w:pPr>
      <w:r w:rsidRPr="00DD4640">
        <w:tab/>
      </w:r>
      <w:r w:rsidR="00452DED" w:rsidRPr="00DD4640">
        <w:t>Lösungsoptionen entwickeln</w:t>
      </w:r>
    </w:p>
    <w:p w14:paraId="1E0EC5CC" w14:textId="77777777" w:rsidR="00A11F6B" w:rsidRPr="00DD4640" w:rsidRDefault="00A11F6B" w:rsidP="00DD4640">
      <w:pPr>
        <w:pStyle w:val="xflie"/>
      </w:pPr>
    </w:p>
    <w:p w14:paraId="322B4B7E" w14:textId="0ED79026" w:rsidR="00452DED" w:rsidRPr="00292AA2" w:rsidRDefault="00292AA2" w:rsidP="00F154C0">
      <w:pPr>
        <w:pStyle w:val="4bers"/>
        <w:rPr>
          <w:rStyle w:val="IntensiveHervorhebung"/>
        </w:rPr>
      </w:pPr>
      <w:r w:rsidRPr="00292AA2">
        <w:rPr>
          <w:rStyle w:val="IntensiveHervorhebung"/>
        </w:rPr>
        <w:tab/>
      </w:r>
      <w:r w:rsidR="00452DED" w:rsidRPr="00292AA2">
        <w:rPr>
          <w:rStyle w:val="IntensiveHervorhebung"/>
        </w:rPr>
        <w:t>SCHRITT 3</w:t>
      </w:r>
    </w:p>
    <w:p w14:paraId="41FBEFD3" w14:textId="0B80C4EE" w:rsidR="00452DED" w:rsidRPr="00DD4640" w:rsidRDefault="00292AA2" w:rsidP="00DD4640">
      <w:pPr>
        <w:pStyle w:val="xflie"/>
      </w:pPr>
      <w:r w:rsidRPr="00DD4640">
        <w:tab/>
      </w:r>
      <w:r w:rsidR="00452DED" w:rsidRPr="00DD4640">
        <w:t>Risiken bewerten</w:t>
      </w:r>
    </w:p>
    <w:p w14:paraId="792C3D54" w14:textId="0BAE8EE2" w:rsidR="00452DED" w:rsidRPr="00452DED" w:rsidRDefault="00452DED" w:rsidP="00292AA2">
      <w:pPr>
        <w:pStyle w:val="berschrift5"/>
      </w:pPr>
    </w:p>
    <w:p w14:paraId="3139AAE4" w14:textId="4F2A8F45" w:rsidR="00452DED" w:rsidRPr="00292AA2" w:rsidRDefault="00292AA2" w:rsidP="00F154C0">
      <w:pPr>
        <w:pStyle w:val="4bers"/>
        <w:rPr>
          <w:rStyle w:val="IntensiveHervorhebung"/>
        </w:rPr>
      </w:pPr>
      <w:r w:rsidRPr="00292AA2">
        <w:rPr>
          <w:rStyle w:val="IntensiveHervorhebung"/>
        </w:rPr>
        <w:tab/>
      </w:r>
      <w:r w:rsidR="00452DED" w:rsidRPr="00292AA2">
        <w:rPr>
          <w:rStyle w:val="IntensiveHervorhebung"/>
        </w:rPr>
        <w:t>SCHRITT 4</w:t>
      </w:r>
    </w:p>
    <w:p w14:paraId="0C5DAB8C" w14:textId="0B447C1F" w:rsidR="00452DED" w:rsidRPr="00DD4640" w:rsidRDefault="00292AA2" w:rsidP="00DD4640">
      <w:pPr>
        <w:pStyle w:val="xflie"/>
      </w:pPr>
      <w:r w:rsidRPr="00DD4640">
        <w:tab/>
      </w:r>
      <w:r w:rsidR="00452DED" w:rsidRPr="00DD4640">
        <w:t>Empfehlung ableiten</w:t>
      </w:r>
    </w:p>
    <w:p w14:paraId="008ACE9D" w14:textId="66F3AF59" w:rsidR="00452DED" w:rsidRPr="00452DED" w:rsidRDefault="00452DED" w:rsidP="00292AA2">
      <w:pPr>
        <w:pStyle w:val="berschrift5"/>
      </w:pPr>
    </w:p>
    <w:p w14:paraId="68250BB7" w14:textId="229C3638" w:rsidR="00452DED" w:rsidRPr="00292AA2" w:rsidRDefault="00292AA2" w:rsidP="00F154C0">
      <w:pPr>
        <w:pStyle w:val="4bers"/>
        <w:rPr>
          <w:rStyle w:val="IntensiveHervorhebung"/>
        </w:rPr>
      </w:pPr>
      <w:r w:rsidRPr="00292AA2">
        <w:rPr>
          <w:rStyle w:val="IntensiveHervorhebung"/>
        </w:rPr>
        <w:tab/>
      </w:r>
      <w:r w:rsidR="00452DED" w:rsidRPr="00292AA2">
        <w:rPr>
          <w:rStyle w:val="IntensiveHervorhebung"/>
        </w:rPr>
        <w:t>SCHRITT 5</w:t>
      </w:r>
    </w:p>
    <w:p w14:paraId="703F4B89" w14:textId="5204524D" w:rsidR="00452DED" w:rsidRPr="00DD4640" w:rsidRDefault="00292AA2" w:rsidP="00DD4640">
      <w:pPr>
        <w:pStyle w:val="xflie"/>
      </w:pPr>
      <w:r w:rsidRPr="00DD4640">
        <w:tab/>
      </w:r>
      <w:r w:rsidR="00452DED" w:rsidRPr="00DD4640">
        <w:t>Umsetzungsplan erstellen</w:t>
      </w:r>
    </w:p>
    <w:p w14:paraId="4023F3AF" w14:textId="77777777" w:rsidR="00A11F6B" w:rsidRPr="00DD4640" w:rsidRDefault="00A11F6B" w:rsidP="00DD4640">
      <w:pPr>
        <w:pStyle w:val="xflie"/>
      </w:pPr>
    </w:p>
    <w:p w14:paraId="4741CD31" w14:textId="3086D847" w:rsidR="00452DED" w:rsidRPr="00DD4640" w:rsidRDefault="00452DED" w:rsidP="00DD4640">
      <w:pPr>
        <w:pStyle w:val="xflie"/>
      </w:pPr>
      <w:r w:rsidRPr="00DD4640">
        <w:t>Jeder Schritt baut auf dem vorherigen auf.</w:t>
      </w:r>
    </w:p>
    <w:p w14:paraId="1D57C4B7" w14:textId="40D3A6B9" w:rsidR="00E83344" w:rsidRPr="00DD4640" w:rsidRDefault="00452DED" w:rsidP="00DD4640">
      <w:pPr>
        <w:pStyle w:val="xflie"/>
      </w:pPr>
      <w:r w:rsidRPr="00DD4640">
        <w:t>Dadurch steigt die Qualität deutlich.</w:t>
      </w:r>
    </w:p>
    <w:p w14:paraId="791174FF" w14:textId="77777777" w:rsidR="00292AA2" w:rsidRPr="00DD4640" w:rsidRDefault="00292AA2" w:rsidP="00DD4640">
      <w:pPr>
        <w:pStyle w:val="xflie"/>
      </w:pPr>
    </w:p>
    <w:p w14:paraId="4C3EED15" w14:textId="13C23AD5" w:rsidR="00046E00" w:rsidRPr="00D5510D" w:rsidRDefault="00046E00" w:rsidP="007003DB">
      <w:pPr>
        <w:pStyle w:val="berschrift4"/>
      </w:pPr>
      <w:r w:rsidRPr="00D5510D">
        <w:t>Fragen Sie nach jedem Ergebnis:</w:t>
      </w:r>
    </w:p>
    <w:p w14:paraId="251A2BA7" w14:textId="49324AE9" w:rsidR="00046E00" w:rsidRDefault="00046E00" w:rsidP="003D3557">
      <w:pPr>
        <w:pStyle w:val="bulletpoints"/>
        <w:framePr w:wrap="around"/>
      </w:pPr>
      <w:r>
        <w:t>Was fehlt?</w:t>
      </w:r>
    </w:p>
    <w:p w14:paraId="78096428" w14:textId="2970B206" w:rsidR="00046E00" w:rsidRDefault="00046E00" w:rsidP="003D3557">
      <w:pPr>
        <w:pStyle w:val="bulletpoints"/>
        <w:framePr w:wrap="around"/>
      </w:pPr>
      <w:r>
        <w:t>Was ist unklar?</w:t>
      </w:r>
    </w:p>
    <w:p w14:paraId="1B543F1B" w14:textId="636A60CD" w:rsidR="00046E00" w:rsidRDefault="00046E00" w:rsidP="003D3557">
      <w:pPr>
        <w:pStyle w:val="bulletpoints"/>
        <w:framePr w:wrap="around"/>
      </w:pPr>
      <w:r>
        <w:t>Was ist zu allgemein?</w:t>
      </w:r>
    </w:p>
    <w:p w14:paraId="0A05A9EE" w14:textId="03108366" w:rsidR="00046E00" w:rsidRDefault="00046E00" w:rsidP="003D3557">
      <w:pPr>
        <w:pStyle w:val="bulletpoints"/>
        <w:framePr w:wrap="around"/>
      </w:pPr>
      <w:r>
        <w:t>Was soll vertieft werden?</w:t>
      </w:r>
    </w:p>
    <w:p w14:paraId="1062F907" w14:textId="08A1226E" w:rsidR="000C4E75" w:rsidRPr="000C4E75" w:rsidRDefault="00046E00" w:rsidP="003D3557">
      <w:pPr>
        <w:pStyle w:val="bulletpoints"/>
        <w:framePr w:wrap="around"/>
      </w:pPr>
      <w:r>
        <w:t>Welche Beispiele fehlen?</w:t>
      </w:r>
    </w:p>
    <w:p w14:paraId="6B7D3AEB" w14:textId="77777777" w:rsidR="00B0244A" w:rsidRDefault="00B0244A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6DA563B5" w14:textId="5D1E38FD" w:rsidR="00046E00" w:rsidRDefault="00046E00" w:rsidP="007003DB">
      <w:pPr>
        <w:pStyle w:val="berschrift2"/>
      </w:pPr>
      <w:r>
        <w:t>Die Erweiterungstechnik</w:t>
      </w:r>
    </w:p>
    <w:p w14:paraId="4987ABB7" w14:textId="77777777" w:rsidR="00232975" w:rsidRPr="00DD4640" w:rsidRDefault="00232975" w:rsidP="00DD4640">
      <w:pPr>
        <w:pStyle w:val="xflie"/>
        <w:rPr>
          <w:rFonts w:ascii="Times New Roman" w:hAnsi="Times New Roman"/>
        </w:rPr>
      </w:pPr>
      <w:r w:rsidRPr="00DD4640">
        <w:t>Viele Prompts scheitern nicht an der Aufgabe.</w:t>
      </w:r>
    </w:p>
    <w:p w14:paraId="74D35DAD" w14:textId="77777777" w:rsidR="00232975" w:rsidRPr="00DD4640" w:rsidRDefault="00232975" w:rsidP="00DD4640">
      <w:pPr>
        <w:pStyle w:val="xflie"/>
      </w:pPr>
      <w:r w:rsidRPr="00DD4640">
        <w:t>Sie scheitern an fehlenden Anforderungen.</w:t>
      </w:r>
    </w:p>
    <w:p w14:paraId="323F1098" w14:textId="6A5DED2D" w:rsidR="00232975" w:rsidRPr="00DD4640" w:rsidRDefault="00232975" w:rsidP="00DD4640">
      <w:pPr>
        <w:pStyle w:val="xflie"/>
      </w:pPr>
      <w:r w:rsidRPr="00DD4640">
        <w:t>Deshalb sollten gezielt Erweiterungen hinzugefügt werd</w:t>
      </w:r>
      <w:r w:rsidR="00A11F6B" w:rsidRPr="00DD4640">
        <w:t>en</w:t>
      </w:r>
    </w:p>
    <w:p w14:paraId="216F4148" w14:textId="77777777" w:rsidR="00292AA2" w:rsidRPr="00DD4640" w:rsidRDefault="00292AA2" w:rsidP="00DD4640">
      <w:pPr>
        <w:pStyle w:val="xflie"/>
      </w:pPr>
    </w:p>
    <w:p w14:paraId="7CEEFAEE" w14:textId="2305D813" w:rsidR="00046E00" w:rsidRDefault="00046E00" w:rsidP="007003DB">
      <w:pPr>
        <w:pStyle w:val="berschrift4"/>
      </w:pPr>
      <w:r>
        <w:t>Sehr wirksame Zusatzbefehle:</w:t>
      </w:r>
    </w:p>
    <w:p w14:paraId="771D771E" w14:textId="77777777" w:rsidR="00046E00" w:rsidRDefault="00046E00" w:rsidP="003D3557">
      <w:pPr>
        <w:pStyle w:val="bulletpoints"/>
        <w:framePr w:wrap="around"/>
      </w:pPr>
      <w:r>
        <w:t>Ergänze konkrete Beispiele.</w:t>
      </w:r>
    </w:p>
    <w:p w14:paraId="406FA113" w14:textId="77777777" w:rsidR="00046E00" w:rsidRDefault="00046E00" w:rsidP="003D3557">
      <w:pPr>
        <w:pStyle w:val="bulletpoints"/>
        <w:framePr w:wrap="around"/>
      </w:pPr>
      <w:r>
        <w:t>Begründe jede Empfehlung.</w:t>
      </w:r>
    </w:p>
    <w:p w14:paraId="15833464" w14:textId="77777777" w:rsidR="00046E00" w:rsidRDefault="00046E00" w:rsidP="003D3557">
      <w:pPr>
        <w:pStyle w:val="bulletpoints"/>
        <w:framePr w:wrap="around"/>
      </w:pPr>
      <w:r>
        <w:t>Gib Vor- und Nachteile an.</w:t>
      </w:r>
    </w:p>
    <w:p w14:paraId="657D95AD" w14:textId="77777777" w:rsidR="00046E00" w:rsidRDefault="00046E00" w:rsidP="003D3557">
      <w:pPr>
        <w:pStyle w:val="bulletpoints"/>
        <w:framePr w:wrap="around"/>
      </w:pPr>
      <w:r>
        <w:t>Erstelle eine Tabelle.</w:t>
      </w:r>
    </w:p>
    <w:p w14:paraId="1DE3F447" w14:textId="77777777" w:rsidR="00046E00" w:rsidRDefault="00046E00" w:rsidP="003D3557">
      <w:pPr>
        <w:pStyle w:val="bulletpoints"/>
        <w:framePr w:wrap="around"/>
      </w:pPr>
      <w:r>
        <w:t>Formuliere für Geschäftsführer.</w:t>
      </w:r>
    </w:p>
    <w:p w14:paraId="4D1F06E2" w14:textId="77777777" w:rsidR="00046E00" w:rsidRDefault="00046E00" w:rsidP="003D3557">
      <w:pPr>
        <w:pStyle w:val="bulletpoints"/>
        <w:framePr w:wrap="around"/>
      </w:pPr>
      <w:r>
        <w:t>Zeige typische Fehler.</w:t>
      </w:r>
    </w:p>
    <w:p w14:paraId="3A57E3B2" w14:textId="77777777" w:rsidR="00046E00" w:rsidRDefault="00046E00" w:rsidP="007A60A3">
      <w:pPr>
        <w:pStyle w:val="hinweis"/>
      </w:pPr>
      <w:r>
        <w:t>Diese Ergänzungen steigern die Qualität erheblich.</w:t>
      </w:r>
    </w:p>
    <w:p w14:paraId="3C9DAB16" w14:textId="77777777" w:rsidR="00A11F6B" w:rsidRPr="00DD4640" w:rsidRDefault="00A11F6B" w:rsidP="00DD4640">
      <w:pPr>
        <w:pStyle w:val="xflie"/>
      </w:pPr>
    </w:p>
    <w:p w14:paraId="6243A2A7" w14:textId="77777777" w:rsidR="00A11F6B" w:rsidRPr="00DD4640" w:rsidRDefault="00A11F6B" w:rsidP="00DD4640">
      <w:pPr>
        <w:pStyle w:val="xflie"/>
      </w:pPr>
    </w:p>
    <w:p w14:paraId="6319D7DF" w14:textId="3FF8468D" w:rsidR="00E83344" w:rsidRPr="0011726B" w:rsidRDefault="00E83344" w:rsidP="007003DB">
      <w:pPr>
        <w:pStyle w:val="berschrift2"/>
      </w:pPr>
      <w:r w:rsidRPr="0011726B">
        <w:t xml:space="preserve">BEISPIEL </w:t>
      </w:r>
      <w:r w:rsidR="000C4E75">
        <w:t>1</w:t>
      </w:r>
    </w:p>
    <w:p w14:paraId="3C0F3238" w14:textId="0DD8867E" w:rsidR="00292AA2" w:rsidRPr="00A76631" w:rsidRDefault="00E83344" w:rsidP="00A76631">
      <w:pPr>
        <w:pStyle w:val="Beispiel"/>
        <w:rPr>
          <w:rStyle w:val="IntensiveHervorhebung"/>
          <w:b/>
          <w:bCs/>
        </w:rPr>
      </w:pPr>
      <w:r w:rsidRPr="00A76631">
        <w:rPr>
          <w:rStyle w:val="Hervorhebung"/>
          <w:b/>
          <w:bCs w:val="0"/>
        </w:rPr>
        <w:t>Ursprünglicher</w:t>
      </w:r>
      <w:r w:rsidRPr="00A76631">
        <w:rPr>
          <w:rStyle w:val="IntensiveHervorhebung"/>
          <w:b/>
          <w:bCs/>
        </w:rPr>
        <w:t xml:space="preserve"> </w:t>
      </w:r>
      <w:r w:rsidRPr="00A76631">
        <w:rPr>
          <w:rStyle w:val="Hervorhebung"/>
          <w:b/>
          <w:bCs w:val="0"/>
        </w:rPr>
        <w:t>Promp</w:t>
      </w:r>
      <w:r w:rsidR="00A4620A" w:rsidRPr="00A76631">
        <w:rPr>
          <w:rStyle w:val="Hervorhebung"/>
          <w:b/>
          <w:bCs w:val="0"/>
        </w:rPr>
        <w:t>t</w:t>
      </w:r>
    </w:p>
    <w:p w14:paraId="2854DAA0" w14:textId="7B7115EF" w:rsidR="00E83344" w:rsidRPr="00DD4640" w:rsidRDefault="00292AA2" w:rsidP="00DD4640">
      <w:pPr>
        <w:pStyle w:val="xflie"/>
      </w:pPr>
      <w:r w:rsidRPr="00DD4640">
        <w:t>Er</w:t>
      </w:r>
      <w:r w:rsidR="00E83344" w:rsidRPr="00DD4640">
        <w:t>stelle eine Marktanalyse.</w:t>
      </w:r>
    </w:p>
    <w:p w14:paraId="6F20D01D" w14:textId="77777777" w:rsidR="00A76631" w:rsidRDefault="00A76631" w:rsidP="00A76631">
      <w:pPr>
        <w:pStyle w:val="Beispiel"/>
        <w:rPr>
          <w:rStyle w:val="Hervorhebung"/>
        </w:rPr>
      </w:pPr>
    </w:p>
    <w:p w14:paraId="4BA8CFD8" w14:textId="4E034953" w:rsidR="00692398" w:rsidRPr="00A76631" w:rsidRDefault="00692398" w:rsidP="00A76631">
      <w:pPr>
        <w:pStyle w:val="Beispiel"/>
        <w:rPr>
          <w:rStyle w:val="Hervorhebung"/>
          <w:b/>
          <w:bCs w:val="0"/>
        </w:rPr>
      </w:pPr>
      <w:r w:rsidRPr="00A76631">
        <w:rPr>
          <w:rStyle w:val="Hervorhebung"/>
          <w:b/>
          <w:bCs w:val="0"/>
        </w:rPr>
        <w:t>Optimierter Prompt:</w:t>
      </w:r>
    </w:p>
    <w:p w14:paraId="5F0664FF" w14:textId="155F7231" w:rsidR="00E83344" w:rsidRPr="00DD4640" w:rsidRDefault="00E83344" w:rsidP="00DD4640">
      <w:pPr>
        <w:pStyle w:val="xflie"/>
      </w:pPr>
      <w:r w:rsidRPr="00DD4640">
        <w:t xml:space="preserve">Erstelle eine Marktanalyse. Begründe jede Aussage mit einer </w:t>
      </w:r>
      <w:r w:rsidR="00692398" w:rsidRPr="00DD4640">
        <w:tab/>
      </w:r>
      <w:r w:rsidRPr="00DD4640">
        <w:t>Annahme oder Datenbasis. Nenne Chancen, Risiken und Handlungsempfehlungen.</w:t>
      </w:r>
    </w:p>
    <w:p w14:paraId="7E1F7307" w14:textId="77777777" w:rsidR="000C4E75" w:rsidRPr="00DD4640" w:rsidRDefault="000C4E75" w:rsidP="00DD4640">
      <w:pPr>
        <w:pStyle w:val="xflie"/>
      </w:pPr>
    </w:p>
    <w:p w14:paraId="0E76713A" w14:textId="77777777" w:rsidR="000C4E75" w:rsidRPr="00DD4640" w:rsidRDefault="000C4E75" w:rsidP="00DD4640">
      <w:pPr>
        <w:pStyle w:val="xflie"/>
      </w:pPr>
    </w:p>
    <w:p w14:paraId="21BF3A27" w14:textId="77777777" w:rsidR="00692398" w:rsidRDefault="0069239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0C7AF4A" w14:textId="6CE4D4A9" w:rsidR="00E83344" w:rsidRPr="00E83344" w:rsidRDefault="00E83344" w:rsidP="007003DB">
      <w:pPr>
        <w:pStyle w:val="berschrift2"/>
      </w:pPr>
      <w:r w:rsidRPr="00E83344">
        <w:t>BEISPIEL 2</w:t>
      </w:r>
    </w:p>
    <w:p w14:paraId="079C5FC3" w14:textId="1784B9D5" w:rsidR="00E83344" w:rsidRPr="00A76631" w:rsidRDefault="00E83344" w:rsidP="00A76631">
      <w:pPr>
        <w:pStyle w:val="Beispiel"/>
        <w:rPr>
          <w:rStyle w:val="Hervorhebung"/>
          <w:b/>
          <w:bCs w:val="0"/>
        </w:rPr>
      </w:pPr>
      <w:r w:rsidRPr="00A76631">
        <w:rPr>
          <w:rStyle w:val="Hervorhebung"/>
          <w:b/>
          <w:bCs w:val="0"/>
        </w:rPr>
        <w:t>Ursprünglicher Prompt:</w:t>
      </w:r>
    </w:p>
    <w:p w14:paraId="7AF63099" w14:textId="1869FEA6" w:rsidR="00692398" w:rsidRPr="00DD4640" w:rsidRDefault="00E83344" w:rsidP="00DD4640">
      <w:pPr>
        <w:pStyle w:val="xflie"/>
      </w:pPr>
      <w:r w:rsidRPr="00DD4640">
        <w:t>Erstelle einen Maßnahmenplan.</w:t>
      </w:r>
    </w:p>
    <w:p w14:paraId="015E0BD6" w14:textId="77777777" w:rsidR="00692398" w:rsidRPr="00DD4640" w:rsidRDefault="00692398" w:rsidP="00DD4640">
      <w:pPr>
        <w:pStyle w:val="xflie"/>
      </w:pPr>
    </w:p>
    <w:p w14:paraId="7CF80E1C" w14:textId="7DE80B35" w:rsidR="00E83344" w:rsidRPr="00A76631" w:rsidRDefault="00E83344" w:rsidP="00A76631">
      <w:pPr>
        <w:pStyle w:val="Beispiel"/>
        <w:rPr>
          <w:rStyle w:val="Hervorhebung"/>
          <w:b/>
          <w:bCs w:val="0"/>
        </w:rPr>
      </w:pPr>
      <w:r w:rsidRPr="00A76631">
        <w:rPr>
          <w:rStyle w:val="Hervorhebung"/>
          <w:b/>
          <w:bCs w:val="0"/>
        </w:rPr>
        <w:t>Optimierter Prompt:</w:t>
      </w:r>
    </w:p>
    <w:p w14:paraId="0BCCF4BC" w14:textId="4151C69B" w:rsidR="000C4E75" w:rsidRPr="00DD4640" w:rsidRDefault="00E83344" w:rsidP="00DD4640">
      <w:pPr>
        <w:pStyle w:val="xflie"/>
      </w:pPr>
      <w:r w:rsidRPr="00DD4640">
        <w:t>Erstelle einen Maßnahmenplan. Priorisiere nach Wirkung und Aufwand. Gib</w:t>
      </w:r>
      <w:r w:rsidR="00692398" w:rsidRPr="00DD4640">
        <w:t xml:space="preserve"> </w:t>
      </w:r>
      <w:r w:rsidRPr="00DD4640">
        <w:t>Verantwortlichkeiten und Zeitrahmen an.</w:t>
      </w:r>
    </w:p>
    <w:p w14:paraId="300FA86A" w14:textId="77777777" w:rsidR="00A4620A" w:rsidRPr="00DD4640" w:rsidRDefault="00A4620A" w:rsidP="00DD4640">
      <w:pPr>
        <w:pStyle w:val="xflie"/>
      </w:pPr>
    </w:p>
    <w:p w14:paraId="541630E3" w14:textId="3E0F5F83" w:rsidR="00A4620A" w:rsidRPr="00DD4640" w:rsidRDefault="00A4620A" w:rsidP="00DD4640">
      <w:pPr>
        <w:pStyle w:val="xflie"/>
        <w:rPr>
          <w:highlight w:val="lightGray"/>
        </w:rPr>
      </w:pPr>
    </w:p>
    <w:p w14:paraId="5541D73E" w14:textId="2EB4405E" w:rsidR="00E83344" w:rsidRPr="00E83344" w:rsidRDefault="00E83344" w:rsidP="007003DB">
      <w:pPr>
        <w:pStyle w:val="berschrift2"/>
      </w:pPr>
      <w:r w:rsidRPr="00E83344">
        <w:t>BEISPIEL 3</w:t>
      </w:r>
    </w:p>
    <w:p w14:paraId="50EA7B1B" w14:textId="03A93932" w:rsidR="00A4620A" w:rsidRPr="00A4620A" w:rsidRDefault="00E83344" w:rsidP="00A76631">
      <w:pPr>
        <w:pStyle w:val="Beispiel"/>
        <w:rPr>
          <w:rStyle w:val="Hervorhebung"/>
        </w:rPr>
      </w:pPr>
      <w:r w:rsidRPr="00A76631">
        <w:rPr>
          <w:rStyle w:val="Hervorhebung"/>
          <w:b/>
          <w:bCs w:val="0"/>
        </w:rPr>
        <w:t>Ursprünglicher Prompt:</w:t>
      </w:r>
    </w:p>
    <w:p w14:paraId="31801DBC" w14:textId="5984FD81" w:rsidR="00E83344" w:rsidRPr="00A76631" w:rsidRDefault="00A76631" w:rsidP="00A76631">
      <w:pPr>
        <w:pStyle w:val="Beispiel"/>
        <w:rPr>
          <w:b w:val="0"/>
          <w:bCs w:val="0"/>
        </w:rPr>
      </w:pPr>
      <w:r>
        <w:rPr>
          <w:b w:val="0"/>
          <w:bCs w:val="0"/>
        </w:rPr>
        <w:tab/>
      </w:r>
      <w:r w:rsidR="00E83344" w:rsidRPr="00A76631">
        <w:rPr>
          <w:b w:val="0"/>
          <w:bCs w:val="0"/>
        </w:rPr>
        <w:t>Analysiere das Unternehmen.</w:t>
      </w:r>
    </w:p>
    <w:p w14:paraId="69DFD7B5" w14:textId="77777777" w:rsidR="00692398" w:rsidRPr="00A4620A" w:rsidRDefault="00692398" w:rsidP="00A76631">
      <w:pPr>
        <w:pStyle w:val="Beispiel"/>
      </w:pPr>
    </w:p>
    <w:p w14:paraId="1B017836" w14:textId="661A4080" w:rsidR="00E83344" w:rsidRPr="00B0244A" w:rsidRDefault="00E83344" w:rsidP="00A76631">
      <w:pPr>
        <w:pStyle w:val="Beispiel"/>
        <w:rPr>
          <w:rStyle w:val="Hervorhebung"/>
        </w:rPr>
      </w:pPr>
      <w:r w:rsidRPr="00A76631">
        <w:rPr>
          <w:rStyle w:val="Hervorhebung"/>
          <w:b/>
          <w:bCs w:val="0"/>
        </w:rPr>
        <w:t>Optimierter Prompt:</w:t>
      </w:r>
    </w:p>
    <w:p w14:paraId="226D6AF6" w14:textId="1097AF86" w:rsidR="00E83344" w:rsidRPr="00DD4640" w:rsidRDefault="00E83344" w:rsidP="00DD4640">
      <w:pPr>
        <w:pStyle w:val="xflie"/>
      </w:pPr>
      <w:r w:rsidRPr="00DD4640">
        <w:t>Analysiere das Unternehmen und fasse die Ergebnisse in einer SWOT-Matrix zusammen.</w:t>
      </w:r>
    </w:p>
    <w:p w14:paraId="091E7560" w14:textId="77777777" w:rsidR="00E83344" w:rsidRDefault="00E83344" w:rsidP="003D3557">
      <w:pPr>
        <w:pStyle w:val="bulletpoints"/>
        <w:framePr w:wrap="around"/>
        <w:numPr>
          <w:ilvl w:val="0"/>
          <w:numId w:val="0"/>
        </w:numPr>
      </w:pPr>
    </w:p>
    <w:p w14:paraId="58C6E41A" w14:textId="50D58259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74799168" w14:textId="77777777" w:rsidR="000C4E75" w:rsidRPr="00DD4640" w:rsidRDefault="000C4E75" w:rsidP="00DD4640">
      <w:pPr>
        <w:pStyle w:val="xflie"/>
      </w:pPr>
    </w:p>
    <w:p w14:paraId="1D9A952B" w14:textId="77777777" w:rsidR="00452DED" w:rsidRPr="00452DED" w:rsidRDefault="00452DED" w:rsidP="007003DB">
      <w:pPr>
        <w:pStyle w:val="berschrift2"/>
      </w:pPr>
      <w:r>
        <w:t>PROMPT-KETTEN</w:t>
      </w:r>
    </w:p>
    <w:p w14:paraId="4E594845" w14:textId="77777777" w:rsidR="00452DED" w:rsidRPr="00DD4640" w:rsidRDefault="00452DED" w:rsidP="00DD4640">
      <w:pPr>
        <w:pStyle w:val="xflie"/>
      </w:pPr>
      <w:r w:rsidRPr="00DD4640">
        <w:t>Professionelle Anwender arbeiten häufig mit Prompt-Ketten.</w:t>
      </w:r>
    </w:p>
    <w:p w14:paraId="22D6A819" w14:textId="77777777" w:rsidR="00692398" w:rsidRPr="00DD4640" w:rsidRDefault="00692398" w:rsidP="00DD4640">
      <w:pPr>
        <w:pStyle w:val="xflie"/>
      </w:pPr>
    </w:p>
    <w:p w14:paraId="52365B01" w14:textId="77777777" w:rsidR="00452DED" w:rsidRPr="00692398" w:rsidRDefault="00452DED" w:rsidP="00A76631">
      <w:pPr>
        <w:pStyle w:val="Beispiel"/>
      </w:pPr>
      <w:r w:rsidRPr="00692398">
        <w:t>Beispiel:</w:t>
      </w:r>
    </w:p>
    <w:p w14:paraId="0A4E0A56" w14:textId="4C3153A2" w:rsidR="00452DED" w:rsidRPr="00692398" w:rsidRDefault="0069239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>
        <w:rPr>
          <w:rStyle w:val="Hervorhebung"/>
          <w:rFonts w:ascii="Raleway" w:hAnsi="Raleway"/>
        </w:rPr>
        <w:tab/>
      </w:r>
      <w:r w:rsidR="00452DED" w:rsidRPr="00692398">
        <w:rPr>
          <w:rStyle w:val="Hervorhebung"/>
          <w:rFonts w:ascii="Raleway" w:hAnsi="Raleway"/>
        </w:rPr>
        <w:t xml:space="preserve">Prompt </w:t>
      </w:r>
      <w:r w:rsidR="00452DED" w:rsidRPr="00DD4640">
        <w:rPr>
          <w:rStyle w:val="xflieZchn"/>
        </w:rPr>
        <w:t>1</w:t>
      </w:r>
      <w:r w:rsidR="00452DED" w:rsidRPr="00692398">
        <w:rPr>
          <w:rStyle w:val="Hervorhebung"/>
          <w:rFonts w:ascii="Raleway" w:hAnsi="Raleway"/>
        </w:rPr>
        <w:t>:</w:t>
      </w:r>
    </w:p>
    <w:p w14:paraId="6EEF37F7" w14:textId="626F1337" w:rsidR="00452DED" w:rsidRPr="00DD4640" w:rsidRDefault="00692398" w:rsidP="00DD4640">
      <w:pPr>
        <w:pStyle w:val="xflie"/>
      </w:pPr>
      <w:r w:rsidRPr="00DD4640">
        <w:tab/>
      </w:r>
      <w:r w:rsidR="00452DED" w:rsidRPr="00DD4640">
        <w:t>Analysiere meinen Vertriebsprozess.</w:t>
      </w:r>
    </w:p>
    <w:p w14:paraId="6A42FDCE" w14:textId="5F96F04E" w:rsidR="00452DED" w:rsidRPr="00692398" w:rsidRDefault="0069239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 w:rsidRPr="00692398">
        <w:rPr>
          <w:rStyle w:val="Hervorhebung"/>
          <w:rFonts w:ascii="Raleway" w:hAnsi="Raleway"/>
        </w:rPr>
        <w:tab/>
      </w:r>
      <w:r w:rsidR="00452DED" w:rsidRPr="00692398">
        <w:rPr>
          <w:rStyle w:val="Hervorhebung"/>
          <w:rFonts w:ascii="Raleway" w:hAnsi="Raleway"/>
        </w:rPr>
        <w:t xml:space="preserve">Prompt </w:t>
      </w:r>
      <w:r w:rsidR="00452DED" w:rsidRPr="00DD4640">
        <w:rPr>
          <w:rStyle w:val="xflieZchn"/>
        </w:rPr>
        <w:t>2</w:t>
      </w:r>
      <w:r w:rsidR="00452DED" w:rsidRPr="00692398">
        <w:rPr>
          <w:rStyle w:val="Hervorhebung"/>
          <w:rFonts w:ascii="Raleway" w:hAnsi="Raleway"/>
        </w:rPr>
        <w:t>:</w:t>
      </w:r>
    </w:p>
    <w:p w14:paraId="270FCA70" w14:textId="28B10E7C" w:rsidR="00452DED" w:rsidRPr="00DD4640" w:rsidRDefault="00692398" w:rsidP="00DD4640">
      <w:pPr>
        <w:pStyle w:val="xflie"/>
      </w:pPr>
      <w:r w:rsidRPr="00DD4640">
        <w:tab/>
      </w:r>
      <w:r w:rsidR="00452DED" w:rsidRPr="00DD4640">
        <w:t>Nutze die Analyse und identifiziere Engpässe.</w:t>
      </w:r>
    </w:p>
    <w:p w14:paraId="23D5F52B" w14:textId="4459C207" w:rsidR="00452DED" w:rsidRPr="00692398" w:rsidRDefault="0069239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 w:rsidRPr="00692398">
        <w:rPr>
          <w:rStyle w:val="Hervorhebung"/>
          <w:rFonts w:ascii="Raleway" w:hAnsi="Raleway"/>
        </w:rPr>
        <w:tab/>
      </w:r>
      <w:r w:rsidR="00452DED" w:rsidRPr="00692398">
        <w:rPr>
          <w:rStyle w:val="Hervorhebung"/>
          <w:rFonts w:ascii="Raleway" w:hAnsi="Raleway"/>
        </w:rPr>
        <w:t xml:space="preserve">Prompt </w:t>
      </w:r>
      <w:r w:rsidR="00452DED" w:rsidRPr="00DD4640">
        <w:rPr>
          <w:rStyle w:val="xflieZchn"/>
        </w:rPr>
        <w:t>3</w:t>
      </w:r>
      <w:r w:rsidR="00452DED" w:rsidRPr="00692398">
        <w:rPr>
          <w:rStyle w:val="Hervorhebung"/>
          <w:rFonts w:ascii="Raleway" w:hAnsi="Raleway"/>
        </w:rPr>
        <w:t>:</w:t>
      </w:r>
    </w:p>
    <w:p w14:paraId="622B3B3A" w14:textId="0E4C058E" w:rsidR="00452DED" w:rsidRPr="00DD4640" w:rsidRDefault="00692398" w:rsidP="00DD4640">
      <w:pPr>
        <w:pStyle w:val="xflie"/>
      </w:pPr>
      <w:r w:rsidRPr="00DD4640">
        <w:tab/>
      </w:r>
      <w:r w:rsidR="00452DED" w:rsidRPr="00DD4640">
        <w:t>Nutze die Engpässe und entwickle Verbesserungen.</w:t>
      </w:r>
    </w:p>
    <w:p w14:paraId="0E3BD1E0" w14:textId="77777777" w:rsidR="00BB7D4C" w:rsidRDefault="0069239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 w:rsidRPr="00692398">
        <w:rPr>
          <w:rStyle w:val="Hervorhebung"/>
          <w:rFonts w:ascii="Raleway" w:hAnsi="Raleway"/>
        </w:rPr>
        <w:tab/>
      </w:r>
      <w:r>
        <w:rPr>
          <w:rStyle w:val="Hervorhebung"/>
          <w:rFonts w:ascii="Raleway" w:hAnsi="Raleway"/>
        </w:rPr>
        <w:tab/>
      </w:r>
    </w:p>
    <w:p w14:paraId="1F833C6B" w14:textId="77777777" w:rsidR="00BB7D4C" w:rsidRPr="00DD4640" w:rsidRDefault="00BB7D4C" w:rsidP="00DD4640">
      <w:pPr>
        <w:pStyle w:val="xflie"/>
        <w:rPr>
          <w:rStyle w:val="Hervorhebung"/>
          <w:rFonts w:eastAsia="Times New Roman"/>
          <w:color w:val="000000" w:themeColor="text1"/>
          <w:kern w:val="0"/>
          <w:lang w:eastAsia="de-DE"/>
          <w14:ligatures w14:val="none"/>
        </w:rPr>
      </w:pPr>
      <w:r w:rsidRPr="00DD4640">
        <w:rPr>
          <w:rStyle w:val="Hervorhebung"/>
          <w:color w:val="000000" w:themeColor="text1"/>
        </w:rPr>
        <w:br w:type="page"/>
      </w:r>
    </w:p>
    <w:p w14:paraId="2F8BFA49" w14:textId="27EF39A5" w:rsidR="00452DED" w:rsidRPr="00692398" w:rsidRDefault="00452DED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hAnsi="Raleway"/>
        </w:rPr>
      </w:pPr>
      <w:r w:rsidRPr="00692398">
        <w:rPr>
          <w:rStyle w:val="Hervorhebung"/>
          <w:rFonts w:ascii="Raleway" w:hAnsi="Raleway"/>
        </w:rPr>
        <w:t>Prompt 4:</w:t>
      </w:r>
    </w:p>
    <w:p w14:paraId="280D90AC" w14:textId="5F3BC431" w:rsidR="00452DED" w:rsidRPr="00DD4640" w:rsidRDefault="00452DED" w:rsidP="00DD4640">
      <w:pPr>
        <w:pStyle w:val="xflie"/>
      </w:pPr>
      <w:r w:rsidRPr="00DD4640">
        <w:t>Erstelle aus den Verbesserungen einen 90-Tage-Umsetzungsplan.</w:t>
      </w:r>
    </w:p>
    <w:p w14:paraId="1B11FC6F" w14:textId="77777777" w:rsidR="000C4E75" w:rsidRPr="00DD4640" w:rsidRDefault="000C4E75" w:rsidP="00DD4640">
      <w:pPr>
        <w:pStyle w:val="xflie"/>
      </w:pPr>
    </w:p>
    <w:p w14:paraId="16AFB62B" w14:textId="1162EC5A" w:rsidR="00452DED" w:rsidRPr="00DD4640" w:rsidRDefault="00452DED" w:rsidP="00DD4640">
      <w:pPr>
        <w:pStyle w:val="xflie"/>
      </w:pPr>
      <w:r w:rsidRPr="00DD4640">
        <w:t>Die Ergebnisse werden wesentlich tiefer als bei einem einzigen Großprompt.</w:t>
      </w:r>
    </w:p>
    <w:p w14:paraId="4F25C266" w14:textId="77777777" w:rsidR="00692398" w:rsidRPr="00DD4640" w:rsidRDefault="00692398" w:rsidP="00DD4640">
      <w:pPr>
        <w:pStyle w:val="xflie"/>
      </w:pPr>
    </w:p>
    <w:p w14:paraId="3E41336F" w14:textId="77C802F1" w:rsidR="00A11F6B" w:rsidRPr="00DD4640" w:rsidRDefault="00692398" w:rsidP="00DD4640">
      <w:pPr>
        <w:pStyle w:val="xflie"/>
      </w:pPr>
      <w:r w:rsidRPr="00DD4640">
        <w:tab/>
      </w:r>
    </w:p>
    <w:p w14:paraId="6DEC49C3" w14:textId="6EA4AB01" w:rsidR="00452DED" w:rsidRDefault="00452DED" w:rsidP="007003DB">
      <w:pPr>
        <w:pStyle w:val="berschrift2"/>
      </w:pPr>
      <w:r>
        <w:t>DIE 80/20-REGEL DER PROMPT-OPTIMIERUNG</w:t>
      </w:r>
    </w:p>
    <w:p w14:paraId="1CD6BC3F" w14:textId="77777777" w:rsidR="00452DED" w:rsidRPr="00DD4640" w:rsidRDefault="00452DED" w:rsidP="00DD4640">
      <w:pPr>
        <w:pStyle w:val="xflie"/>
      </w:pPr>
      <w:r w:rsidRPr="00DD4640">
        <w:t>In vielen Fällen erzeugen bereits wenige Anpassungen den größten Effekt.</w:t>
      </w:r>
    </w:p>
    <w:p w14:paraId="28ADCC68" w14:textId="77777777" w:rsidR="00692398" w:rsidRPr="00DD4640" w:rsidRDefault="00692398" w:rsidP="00DD4640">
      <w:pPr>
        <w:pStyle w:val="xflie"/>
      </w:pPr>
    </w:p>
    <w:p w14:paraId="750080D8" w14:textId="77777777" w:rsidR="00452DED" w:rsidRPr="00452DED" w:rsidRDefault="00452DED" w:rsidP="007003DB">
      <w:pPr>
        <w:pStyle w:val="berschrift4"/>
      </w:pPr>
      <w:r w:rsidRPr="00452DED">
        <w:t>Die wichtigsten Hebel sind:</w:t>
      </w:r>
    </w:p>
    <w:p w14:paraId="2F5BD502" w14:textId="1B8AAB51" w:rsidR="00452DED" w:rsidRPr="00452DED" w:rsidRDefault="00452DED" w:rsidP="003D3557">
      <w:pPr>
        <w:pStyle w:val="bulletpoints"/>
        <w:framePr w:wrap="around"/>
      </w:pPr>
      <w:r w:rsidRPr="00452DED">
        <w:t>Rolle definieren</w:t>
      </w:r>
    </w:p>
    <w:p w14:paraId="71076EFD" w14:textId="3C68CCEE" w:rsidR="00452DED" w:rsidRPr="00452DED" w:rsidRDefault="00452DED" w:rsidP="003D3557">
      <w:pPr>
        <w:pStyle w:val="bulletpoints"/>
        <w:framePr w:wrap="around"/>
      </w:pPr>
      <w:r w:rsidRPr="00452DED">
        <w:t>Ziel definieren</w:t>
      </w:r>
    </w:p>
    <w:p w14:paraId="4539C1C4" w14:textId="14026EFE" w:rsidR="00452DED" w:rsidRPr="00452DED" w:rsidRDefault="00452DED" w:rsidP="003D3557">
      <w:pPr>
        <w:pStyle w:val="bulletpoints"/>
        <w:framePr w:wrap="around"/>
      </w:pPr>
      <w:r w:rsidRPr="00452DED">
        <w:t>Zielgruppe definieren</w:t>
      </w:r>
    </w:p>
    <w:p w14:paraId="53CB5EBC" w14:textId="4FFC1019" w:rsidR="00452DED" w:rsidRPr="00452DED" w:rsidRDefault="00452DED" w:rsidP="003D3557">
      <w:pPr>
        <w:pStyle w:val="bulletpoints"/>
        <w:framePr w:wrap="around"/>
      </w:pPr>
      <w:r w:rsidRPr="00452DED">
        <w:t>Ausgabeformat festlegen</w:t>
      </w:r>
    </w:p>
    <w:p w14:paraId="3BFE26AB" w14:textId="4835FAF1" w:rsidR="00452DED" w:rsidRPr="00452DED" w:rsidRDefault="00452DED" w:rsidP="003D3557">
      <w:pPr>
        <w:pStyle w:val="bulletpoints"/>
        <w:framePr w:wrap="around"/>
      </w:pPr>
      <w:r w:rsidRPr="00452DED">
        <w:t>Umfang festlegen</w:t>
      </w:r>
    </w:p>
    <w:p w14:paraId="201E35D4" w14:textId="59E8B888" w:rsidR="00452DED" w:rsidRPr="00452DED" w:rsidRDefault="00452DED" w:rsidP="003D3557">
      <w:pPr>
        <w:pStyle w:val="bulletpoints"/>
        <w:framePr w:wrap="around"/>
      </w:pPr>
      <w:r w:rsidRPr="00452DED">
        <w:t>Beispiele anfordern</w:t>
      </w:r>
    </w:p>
    <w:p w14:paraId="4203D956" w14:textId="77777777" w:rsidR="00452DED" w:rsidRPr="00DD4640" w:rsidRDefault="00452DED" w:rsidP="00DD4640">
      <w:pPr>
        <w:pStyle w:val="xflie"/>
      </w:pPr>
      <w:r w:rsidRPr="00DD4640">
        <w:t>Diese sechs Punkte liefern oft 80 Prozent der möglichen Verbesserung.</w:t>
      </w:r>
    </w:p>
    <w:p w14:paraId="6511FF0D" w14:textId="77777777" w:rsidR="00A11F6B" w:rsidRPr="00DD4640" w:rsidRDefault="00A11F6B" w:rsidP="00DD4640">
      <w:pPr>
        <w:pStyle w:val="xflie"/>
      </w:pPr>
    </w:p>
    <w:p w14:paraId="087C29FC" w14:textId="77777777" w:rsidR="00A11F6B" w:rsidRPr="00DD4640" w:rsidRDefault="00A11F6B" w:rsidP="00DD4640">
      <w:pPr>
        <w:pStyle w:val="xflie"/>
      </w:pPr>
    </w:p>
    <w:p w14:paraId="589B0256" w14:textId="77777777" w:rsidR="00452DED" w:rsidRDefault="00452DED" w:rsidP="007003DB">
      <w:pPr>
        <w:pStyle w:val="berschrift2"/>
      </w:pPr>
      <w:r>
        <w:t>PRAXISBEISPIEL</w:t>
      </w:r>
    </w:p>
    <w:p w14:paraId="4DB5713C" w14:textId="49EE3CC1" w:rsidR="00452DED" w:rsidRPr="00A76631" w:rsidRDefault="00692398" w:rsidP="00A76631">
      <w:pPr>
        <w:pStyle w:val="Beispiel"/>
        <w:rPr>
          <w:rStyle w:val="Hervorhebung"/>
          <w:b/>
          <w:bCs w:val="0"/>
        </w:rPr>
      </w:pPr>
      <w:r w:rsidRPr="00A76631">
        <w:rPr>
          <w:rStyle w:val="Hervorhebung"/>
        </w:rPr>
        <w:tab/>
      </w:r>
      <w:r w:rsidR="00452DED" w:rsidRPr="00A76631">
        <w:rPr>
          <w:rStyle w:val="Hervorhebung"/>
          <w:b/>
          <w:bCs w:val="0"/>
        </w:rPr>
        <w:t>Ausgangsprompt:</w:t>
      </w:r>
    </w:p>
    <w:p w14:paraId="44C5FC63" w14:textId="0397F1F5" w:rsidR="00452DED" w:rsidRPr="00DD4640" w:rsidRDefault="00692398" w:rsidP="00DD4640">
      <w:pPr>
        <w:pStyle w:val="xflie"/>
      </w:pPr>
      <w:r w:rsidRPr="00DD4640">
        <w:tab/>
      </w:r>
      <w:r w:rsidR="00452DED" w:rsidRPr="00DD4640">
        <w:t>Schreibe einen LinkedIn-Beitrag über Automatisierung.</w:t>
      </w:r>
    </w:p>
    <w:p w14:paraId="0FA80268" w14:textId="77777777" w:rsidR="00692398" w:rsidRPr="00DD4640" w:rsidRDefault="00692398" w:rsidP="00DD4640">
      <w:pPr>
        <w:pStyle w:val="xflie"/>
      </w:pPr>
    </w:p>
    <w:p w14:paraId="7A7049E3" w14:textId="77777777" w:rsidR="00452DED" w:rsidRPr="00452DED" w:rsidRDefault="00452DED" w:rsidP="007003DB">
      <w:pPr>
        <w:pStyle w:val="berschrift4"/>
      </w:pPr>
      <w:r w:rsidRPr="00452DED">
        <w:t>Typisches Ergebnis:</w:t>
      </w:r>
    </w:p>
    <w:p w14:paraId="40CF8732" w14:textId="35391B73" w:rsidR="00452DED" w:rsidRPr="00452DED" w:rsidRDefault="00452DED" w:rsidP="003D3557">
      <w:pPr>
        <w:pStyle w:val="bulletpoints"/>
        <w:framePr w:wrap="around"/>
      </w:pPr>
      <w:r w:rsidRPr="00452DED">
        <w:t>allgemein</w:t>
      </w:r>
    </w:p>
    <w:p w14:paraId="74825B35" w14:textId="7FB6C3F4" w:rsidR="00452DED" w:rsidRPr="00452DED" w:rsidRDefault="00452DED" w:rsidP="003D3557">
      <w:pPr>
        <w:pStyle w:val="bulletpoints"/>
        <w:framePr w:wrap="around"/>
      </w:pPr>
      <w:r w:rsidRPr="00452DED">
        <w:t>austauschbar</w:t>
      </w:r>
    </w:p>
    <w:p w14:paraId="47F1FC7C" w14:textId="06AEB61E" w:rsidR="00452DED" w:rsidRPr="00452DED" w:rsidRDefault="00452DED" w:rsidP="003D3557">
      <w:pPr>
        <w:pStyle w:val="bulletpoints"/>
        <w:framePr w:wrap="around"/>
      </w:pPr>
      <w:r w:rsidRPr="00452DED">
        <w:t>wenig Nutzen</w:t>
      </w:r>
    </w:p>
    <w:p w14:paraId="5AA44A01" w14:textId="77777777" w:rsidR="00BB7D4C" w:rsidRDefault="00BB7D4C">
      <w:pPr>
        <w:spacing w:after="160" w:line="278" w:lineRule="auto"/>
        <w:rPr>
          <w:rStyle w:val="Hervorhebung"/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Style w:val="Hervorhebung"/>
        </w:rPr>
        <w:br w:type="page"/>
      </w:r>
    </w:p>
    <w:p w14:paraId="48EA1D46" w14:textId="41FE7A3D" w:rsidR="00452DED" w:rsidRPr="00A76631" w:rsidRDefault="0069239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  <w:rFonts w:ascii="Raleway" w:eastAsiaTheme="minorHAnsi" w:hAnsi="Raleway" w:cstheme="minorBidi"/>
          <w:iCs w:val="0"/>
          <w:kern w:val="2"/>
          <w:lang w:eastAsia="en-US"/>
          <w14:ligatures w14:val="standardContextual"/>
        </w:rPr>
      </w:pPr>
      <w:r w:rsidRPr="00A76631">
        <w:rPr>
          <w:rStyle w:val="Hervorhebung"/>
          <w:rFonts w:ascii="Raleway" w:eastAsiaTheme="minorHAnsi" w:hAnsi="Raleway" w:cstheme="minorBidi"/>
          <w:iCs w:val="0"/>
          <w:kern w:val="2"/>
          <w:lang w:eastAsia="en-US"/>
          <w14:ligatures w14:val="standardContextual"/>
        </w:rPr>
        <w:tab/>
      </w:r>
      <w:r w:rsidR="00452DED" w:rsidRPr="00A76631">
        <w:rPr>
          <w:rStyle w:val="Hervorhebung"/>
          <w:rFonts w:ascii="Raleway" w:eastAsiaTheme="minorHAnsi" w:hAnsi="Raleway" w:cstheme="minorBidi"/>
          <w:iCs w:val="0"/>
          <w:kern w:val="2"/>
          <w:lang w:eastAsia="en-US"/>
          <w14:ligatures w14:val="standardContextual"/>
        </w:rPr>
        <w:t>Optimierter Prompt:</w:t>
      </w:r>
    </w:p>
    <w:p w14:paraId="5871DEEB" w14:textId="2EF0E718" w:rsidR="00452DED" w:rsidRPr="00DD4640" w:rsidRDefault="00692398" w:rsidP="00DD4640">
      <w:pPr>
        <w:pStyle w:val="xflie"/>
      </w:pPr>
      <w:r w:rsidRPr="00DD4640">
        <w:tab/>
      </w:r>
      <w:r w:rsidR="00452DED" w:rsidRPr="00DD4640">
        <w:t xml:space="preserve">Du bist Content-Strategieberater für mittelständische Unternehmen. </w:t>
      </w:r>
      <w:r w:rsidRPr="00DD4640">
        <w:tab/>
      </w:r>
      <w:r w:rsidR="00452DED" w:rsidRPr="00DD4640">
        <w:t xml:space="preserve">Erstelle einen LinkedIn-Beitrag mit maximal 1.300 Zeichen über </w:t>
      </w:r>
      <w:r w:rsidRPr="00DD4640">
        <w:tab/>
      </w:r>
      <w:r w:rsidR="00452DED" w:rsidRPr="00DD4640">
        <w:t xml:space="preserve">Automatisierung im Büroalltag. Verwende ein Praxisbeispiel, nenne einen </w:t>
      </w:r>
      <w:r w:rsidRPr="00DD4640">
        <w:tab/>
      </w:r>
      <w:r w:rsidR="00452DED" w:rsidRPr="00DD4640">
        <w:t>typischen Fehler und schließe mit einer Frage zur Interaktion ab.</w:t>
      </w:r>
    </w:p>
    <w:p w14:paraId="03253996" w14:textId="77777777" w:rsidR="00692398" w:rsidRPr="00DD4640" w:rsidRDefault="00692398" w:rsidP="00DD4640">
      <w:pPr>
        <w:pStyle w:val="xflie"/>
      </w:pPr>
    </w:p>
    <w:p w14:paraId="2381CB11" w14:textId="2BDE1DAD" w:rsidR="00452DED" w:rsidRPr="00DD4640" w:rsidRDefault="00452DED" w:rsidP="00DD4640">
      <w:pPr>
        <w:pStyle w:val="xflie"/>
      </w:pPr>
      <w:r w:rsidRPr="00DD4640">
        <w:t>Der Unterschied ist sofort sichtbar.</w:t>
      </w:r>
    </w:p>
    <w:p w14:paraId="45582205" w14:textId="197BB772" w:rsidR="00452DED" w:rsidRDefault="00452DED" w:rsidP="000772C4">
      <w:pPr>
        <w:tabs>
          <w:tab w:val="left" w:pos="709"/>
          <w:tab w:val="left" w:pos="1701"/>
          <w:tab w:val="left" w:pos="2835"/>
        </w:tabs>
      </w:pPr>
    </w:p>
    <w:p w14:paraId="54F16621" w14:textId="77777777" w:rsidR="00692398" w:rsidRPr="00DD4640" w:rsidRDefault="00692398" w:rsidP="00DD4640">
      <w:pPr>
        <w:pStyle w:val="xflie"/>
      </w:pPr>
    </w:p>
    <w:p w14:paraId="611DE14C" w14:textId="32881484" w:rsidR="00452DED" w:rsidRDefault="00452DED" w:rsidP="007003DB">
      <w:pPr>
        <w:pStyle w:val="berschrift2"/>
      </w:pPr>
      <w:r>
        <w:t>DIE OPTIMIERUNGS-CHECKLISTE</w:t>
      </w:r>
    </w:p>
    <w:p w14:paraId="419A8858" w14:textId="68910AD8" w:rsidR="00692398" w:rsidRPr="00692398" w:rsidRDefault="00452DED" w:rsidP="007003DB">
      <w:pPr>
        <w:pStyle w:val="berschrift4"/>
      </w:pPr>
      <w:r w:rsidRPr="00452DED">
        <w:t>Vor dem Absenden eines wichtigen Prompts prüfen:</w:t>
      </w:r>
    </w:p>
    <w:p w14:paraId="3C308C91" w14:textId="152A7EA7" w:rsidR="00452DED" w:rsidRPr="00DD4640" w:rsidRDefault="00000000" w:rsidP="00DD4640">
      <w:pPr>
        <w:pStyle w:val="xflie"/>
      </w:pPr>
      <w:sdt>
        <w:sdtPr>
          <w:id w:val="-2084205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Ist die Rolle definiert?</w:t>
      </w:r>
    </w:p>
    <w:p w14:paraId="2D8D7C34" w14:textId="52377887" w:rsidR="00452DED" w:rsidRPr="00DD4640" w:rsidRDefault="00000000" w:rsidP="00DD4640">
      <w:pPr>
        <w:pStyle w:val="xflie"/>
      </w:pPr>
      <w:sdt>
        <w:sdtPr>
          <w:id w:val="-331300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Ist das Ziel eindeutig?</w:t>
      </w:r>
    </w:p>
    <w:p w14:paraId="27E2B574" w14:textId="4AB56B40" w:rsidR="00452DED" w:rsidRPr="00DD4640" w:rsidRDefault="00000000" w:rsidP="00DD4640">
      <w:pPr>
        <w:pStyle w:val="xflie"/>
      </w:pPr>
      <w:sdt>
        <w:sdtPr>
          <w:id w:val="-1482919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Ist die Zielgruppe bekannt?</w:t>
      </w:r>
    </w:p>
    <w:p w14:paraId="3F57DF75" w14:textId="77221F7D" w:rsidR="00452DED" w:rsidRPr="00DD4640" w:rsidRDefault="00000000" w:rsidP="00DD4640">
      <w:pPr>
        <w:pStyle w:val="xflie"/>
      </w:pPr>
      <w:sdt>
        <w:sdtPr>
          <w:id w:val="-11667754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A87A50" w:rsidRPr="00DD4640">
        <w:t xml:space="preserve"> </w:t>
      </w:r>
      <w:r w:rsidR="001A3F84" w:rsidRPr="00DD4640">
        <w:tab/>
      </w:r>
      <w:r w:rsidR="00A87A50" w:rsidRPr="00DD4640">
        <w:t xml:space="preserve">  </w:t>
      </w:r>
      <w:r w:rsidR="00452DED" w:rsidRPr="00DD4640">
        <w:t>Ist der Umfang festgelegt?</w:t>
      </w:r>
    </w:p>
    <w:p w14:paraId="29246DD0" w14:textId="58F095F9" w:rsidR="00452DED" w:rsidRPr="00DD4640" w:rsidRDefault="00000000" w:rsidP="00DD4640">
      <w:pPr>
        <w:pStyle w:val="xflie"/>
      </w:pPr>
      <w:sdt>
        <w:sdtPr>
          <w:id w:val="1702359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A87A50" w:rsidRPr="00DD4640">
        <w:tab/>
        <w:t xml:space="preserve">   </w:t>
      </w:r>
      <w:r w:rsidR="00452DED" w:rsidRPr="00DD4640">
        <w:t>Ist das Ausgabeformat definiert?</w:t>
      </w:r>
    </w:p>
    <w:p w14:paraId="75958406" w14:textId="41FC8C29" w:rsidR="00452DED" w:rsidRPr="00DD4640" w:rsidRDefault="00000000" w:rsidP="00DD4640">
      <w:pPr>
        <w:pStyle w:val="xflie"/>
      </w:pPr>
      <w:sdt>
        <w:sdtPr>
          <w:id w:val="4121263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Sind wichtige Rahmenbedingungen genannt?</w:t>
      </w:r>
    </w:p>
    <w:p w14:paraId="03F6D49E" w14:textId="7697087C" w:rsidR="00452DED" w:rsidRPr="00DD4640" w:rsidRDefault="00000000" w:rsidP="00DD4640">
      <w:pPr>
        <w:pStyle w:val="xflie"/>
      </w:pPr>
      <w:sdt>
        <w:sdtPr>
          <w:id w:val="2416842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Werden Beispiele benötigt?</w:t>
      </w:r>
    </w:p>
    <w:p w14:paraId="2F475D62" w14:textId="41A042D6" w:rsidR="00452DED" w:rsidRPr="00DD4640" w:rsidRDefault="00000000" w:rsidP="00DD4640">
      <w:pPr>
        <w:pStyle w:val="xflie"/>
      </w:pPr>
      <w:sdt>
        <w:sdtPr>
          <w:id w:val="-134718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Muss die KI zuerst Rückfragen stellen?</w:t>
      </w:r>
    </w:p>
    <w:p w14:paraId="5FD643FA" w14:textId="7C31F50E" w:rsidR="00452DED" w:rsidRPr="00DD4640" w:rsidRDefault="00000000" w:rsidP="00DD4640">
      <w:pPr>
        <w:pStyle w:val="xflie"/>
      </w:pPr>
      <w:sdt>
        <w:sdtPr>
          <w:id w:val="-1430650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Ist die Antwort später direkt nutzbar?</w:t>
      </w:r>
    </w:p>
    <w:p w14:paraId="39FAC3AF" w14:textId="0434DFDC" w:rsidR="00452DED" w:rsidRPr="00DD4640" w:rsidRDefault="00000000" w:rsidP="00DD4640">
      <w:pPr>
        <w:pStyle w:val="xflie"/>
      </w:pPr>
      <w:sdt>
        <w:sdtPr>
          <w:id w:val="789256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7A50" w:rsidRPr="00DD4640">
            <w:rPr>
              <w:rFonts w:ascii="Segoe UI Symbol" w:hAnsi="Segoe UI Symbol" w:cs="Segoe UI Symbol"/>
            </w:rPr>
            <w:t>☐</w:t>
          </w:r>
        </w:sdtContent>
      </w:sdt>
      <w:r w:rsidR="001A3F84" w:rsidRPr="00DD4640">
        <w:tab/>
      </w:r>
      <w:r w:rsidR="00A87A50" w:rsidRPr="00DD4640">
        <w:t xml:space="preserve">   </w:t>
      </w:r>
      <w:r w:rsidR="00452DED" w:rsidRPr="00DD4640">
        <w:t>Fehlen Informationen, die die KI erraten müsste?</w:t>
      </w:r>
    </w:p>
    <w:p w14:paraId="0D573E95" w14:textId="0F71D8E8" w:rsidR="00E83344" w:rsidRDefault="00E8334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sz w:val="28"/>
          <w:szCs w:val="28"/>
        </w:rPr>
      </w:pPr>
    </w:p>
    <w:p w14:paraId="441ACE46" w14:textId="77777777" w:rsidR="00692398" w:rsidRDefault="0069239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78D93AA" w14:textId="2B750A59" w:rsidR="00E83344" w:rsidRPr="00E83344" w:rsidRDefault="00E83344" w:rsidP="007003DB">
      <w:pPr>
        <w:pStyle w:val="berschrift2"/>
      </w:pPr>
      <w:r w:rsidRPr="00E83344">
        <w:t>OUTPUT-STEUERUNG</w:t>
      </w:r>
    </w:p>
    <w:p w14:paraId="6D66CE00" w14:textId="691C39BE" w:rsidR="00E83344" w:rsidRPr="00692398" w:rsidRDefault="00692398" w:rsidP="00692398">
      <w:pPr>
        <w:tabs>
          <w:tab w:val="left" w:pos="1701"/>
        </w:tabs>
        <w:spacing w:after="160" w:line="278" w:lineRule="auto"/>
        <w:rPr>
          <w:rFonts w:eastAsiaTheme="majorEastAsia" w:cstheme="majorBidi"/>
          <w:b/>
        </w:rPr>
      </w:pPr>
      <w:r>
        <w:rPr>
          <w:rFonts w:ascii="Code Pro" w:eastAsiaTheme="majorEastAsia" w:hAnsi="Code Pro" w:cstheme="majorBidi"/>
          <w:b/>
          <w:sz w:val="28"/>
          <w:szCs w:val="28"/>
        </w:rPr>
        <w:tab/>
      </w:r>
    </w:p>
    <w:p w14:paraId="59A425C2" w14:textId="6524E53E" w:rsidR="00E83344" w:rsidRPr="00DD4640" w:rsidRDefault="00E83344" w:rsidP="00DD4640">
      <w:pPr>
        <w:pStyle w:val="xflie"/>
      </w:pPr>
      <w:r w:rsidRPr="00DD4640">
        <w:t>Viele Anwender vergessen, dass nicht nur die Aufgabe definiert werden muss.</w:t>
      </w:r>
    </w:p>
    <w:p w14:paraId="137B1927" w14:textId="77777777" w:rsidR="00692398" w:rsidRPr="00DD4640" w:rsidRDefault="00692398" w:rsidP="00DD4640">
      <w:pPr>
        <w:pStyle w:val="xflie"/>
      </w:pPr>
    </w:p>
    <w:p w14:paraId="60E68311" w14:textId="56A50344" w:rsidR="00E83344" w:rsidRPr="00DD4640" w:rsidRDefault="00E83344" w:rsidP="00DD4640">
      <w:pPr>
        <w:pStyle w:val="xflie"/>
      </w:pPr>
      <w:r w:rsidRPr="00DD4640">
        <w:t>Auch die Ausgabe muss definiert werden.</w:t>
      </w:r>
    </w:p>
    <w:p w14:paraId="5ADFB595" w14:textId="77777777" w:rsidR="00692398" w:rsidRPr="00DD4640" w:rsidRDefault="00692398" w:rsidP="00DD4640">
      <w:pPr>
        <w:pStyle w:val="xflie"/>
      </w:pPr>
    </w:p>
    <w:p w14:paraId="3C93D090" w14:textId="454BC2F2" w:rsidR="00E83344" w:rsidRPr="00E73985" w:rsidRDefault="00692398" w:rsidP="00BB7D4C">
      <w:pPr>
        <w:pStyle w:val="berschrift5"/>
        <w:rPr>
          <w:rStyle w:val="Hervorhebung"/>
        </w:rPr>
      </w:pPr>
      <w:r>
        <w:rPr>
          <w:rStyle w:val="Hervorhebung"/>
        </w:rPr>
        <w:tab/>
      </w:r>
      <w:r w:rsidR="00E83344" w:rsidRPr="00E73985">
        <w:rPr>
          <w:rStyle w:val="Hervorhebung"/>
        </w:rPr>
        <w:t>SCHLECHT</w:t>
      </w:r>
    </w:p>
    <w:p w14:paraId="70597470" w14:textId="2D1C5EDC" w:rsidR="00E83344" w:rsidRPr="00DD4640" w:rsidRDefault="00692398" w:rsidP="00DD4640">
      <w:pPr>
        <w:pStyle w:val="xflie"/>
      </w:pPr>
      <w:r w:rsidRPr="00DD4640">
        <w:tab/>
      </w:r>
      <w:r w:rsidR="00E83344" w:rsidRPr="00DD4640">
        <w:t>Analysiere die Situation.</w:t>
      </w:r>
    </w:p>
    <w:p w14:paraId="030BF373" w14:textId="77777777" w:rsidR="0098484B" w:rsidRPr="00DD4640" w:rsidRDefault="0098484B" w:rsidP="00DD4640">
      <w:pPr>
        <w:pStyle w:val="xflie"/>
      </w:pPr>
    </w:p>
    <w:p w14:paraId="2A0D0121" w14:textId="5694C59E" w:rsidR="00E83344" w:rsidRPr="00E73985" w:rsidRDefault="00692398" w:rsidP="00BB7D4C">
      <w:pPr>
        <w:pStyle w:val="berschrift5"/>
        <w:rPr>
          <w:rStyle w:val="Hervorhebung"/>
        </w:rPr>
      </w:pPr>
      <w:r>
        <w:rPr>
          <w:rStyle w:val="Hervorhebung"/>
        </w:rPr>
        <w:tab/>
      </w:r>
      <w:r w:rsidR="00E83344" w:rsidRPr="00E73985">
        <w:rPr>
          <w:rStyle w:val="Hervorhebung"/>
        </w:rPr>
        <w:t>BESSER</w:t>
      </w:r>
    </w:p>
    <w:p w14:paraId="7192C05E" w14:textId="7B2F6AD0" w:rsidR="00E83344" w:rsidRPr="00DD4640" w:rsidRDefault="0098484B" w:rsidP="00DD4640">
      <w:pPr>
        <w:pStyle w:val="xflie"/>
      </w:pPr>
      <w:r w:rsidRPr="00DD4640">
        <w:tab/>
        <w:t>Analysiere die Situation und gib das Ergebnis aus.</w:t>
      </w:r>
    </w:p>
    <w:p w14:paraId="76A1933A" w14:textId="77777777" w:rsidR="0098484B" w:rsidRPr="00BB7D4C" w:rsidRDefault="0098484B" w:rsidP="00BB7D4C">
      <w:pPr>
        <w:pStyle w:val="berschrift5"/>
        <w:rPr>
          <w:rStyle w:val="Hervorhebung"/>
        </w:rPr>
      </w:pPr>
    </w:p>
    <w:p w14:paraId="39A4951B" w14:textId="7E99AFA5" w:rsidR="00E83344" w:rsidRPr="00E73985" w:rsidRDefault="0098484B" w:rsidP="00BB7D4C">
      <w:pPr>
        <w:pStyle w:val="berschrift5"/>
        <w:rPr>
          <w:rStyle w:val="Hervorhebung"/>
        </w:rPr>
      </w:pPr>
      <w:r>
        <w:rPr>
          <w:rStyle w:val="Hervorhebung"/>
        </w:rPr>
        <w:tab/>
      </w:r>
      <w:r w:rsidR="00E83344" w:rsidRPr="00E73985">
        <w:rPr>
          <w:rStyle w:val="Hervorhebung"/>
        </w:rPr>
        <w:t>NOCH BESSER</w:t>
      </w:r>
    </w:p>
    <w:p w14:paraId="60810B7C" w14:textId="5E38DF1C" w:rsidR="00E83344" w:rsidRPr="00DD4640" w:rsidRDefault="0098484B" w:rsidP="00DD4640">
      <w:pPr>
        <w:pStyle w:val="xflie"/>
      </w:pPr>
      <w:r w:rsidRPr="00DD4640">
        <w:tab/>
      </w:r>
      <w:r w:rsidR="00E83344" w:rsidRPr="00DD4640">
        <w:t>Analysiere die Situation und gib das Ergebnis in folgender Struktur aus:</w:t>
      </w:r>
    </w:p>
    <w:p w14:paraId="4D5E17C6" w14:textId="16B00591" w:rsidR="00E83344" w:rsidRPr="00DD4640" w:rsidRDefault="0098484B" w:rsidP="00DD4640">
      <w:pPr>
        <w:pStyle w:val="xflie"/>
      </w:pPr>
      <w:r w:rsidRPr="00DD4640">
        <w:tab/>
      </w:r>
      <w:r w:rsidR="00E83344" w:rsidRPr="00DD4640">
        <w:t>Zusammenfassung</w:t>
      </w:r>
      <w:r w:rsidR="00955113" w:rsidRPr="00DD4640">
        <w:t xml:space="preserve">, </w:t>
      </w:r>
      <w:r w:rsidR="00E83344" w:rsidRPr="00DD4640">
        <w:t>Risiken</w:t>
      </w:r>
      <w:r w:rsidR="00955113" w:rsidRPr="00DD4640">
        <w:t xml:space="preserve">, </w:t>
      </w:r>
      <w:r w:rsidR="00E83344" w:rsidRPr="00DD4640">
        <w:t>Chancen</w:t>
      </w:r>
      <w:r w:rsidR="00955113" w:rsidRPr="00DD4640">
        <w:t xml:space="preserve">, </w:t>
      </w:r>
      <w:r w:rsidR="00E83344" w:rsidRPr="00DD4640">
        <w:t>Handlungsempfehlungen</w:t>
      </w:r>
      <w:r w:rsidR="00955113" w:rsidRPr="00DD4640">
        <w:t xml:space="preserve"> und </w:t>
      </w:r>
      <w:r w:rsidRPr="00DD4640">
        <w:tab/>
      </w:r>
      <w:r w:rsidR="00E83344" w:rsidRPr="00DD4640">
        <w:t>Nächster Schritt</w:t>
      </w:r>
    </w:p>
    <w:p w14:paraId="4561CA90" w14:textId="77777777" w:rsidR="00E73985" w:rsidRPr="00DD4640" w:rsidRDefault="00E73985" w:rsidP="00DD4640">
      <w:pPr>
        <w:pStyle w:val="xflie"/>
      </w:pPr>
    </w:p>
    <w:p w14:paraId="27F0BA58" w14:textId="2A29EA50" w:rsidR="00E83344" w:rsidRPr="00DD4640" w:rsidRDefault="00E83344" w:rsidP="00DD4640">
      <w:pPr>
        <w:pStyle w:val="xflie"/>
      </w:pPr>
      <w:r w:rsidRPr="00DD4640">
        <w:t>Die Qualität steigt erheblich.</w:t>
      </w:r>
    </w:p>
    <w:p w14:paraId="5947F426" w14:textId="77777777" w:rsidR="0098484B" w:rsidRPr="00DD4640" w:rsidRDefault="0098484B" w:rsidP="00DD4640">
      <w:pPr>
        <w:pStyle w:val="xflie"/>
      </w:pPr>
    </w:p>
    <w:p w14:paraId="2129D350" w14:textId="77777777" w:rsidR="0098484B" w:rsidRPr="00E73985" w:rsidRDefault="0098484B" w:rsidP="00BB7D4C">
      <w:pPr>
        <w:pStyle w:val="berschrift2"/>
        <w:numPr>
          <w:ilvl w:val="0"/>
          <w:numId w:val="0"/>
        </w:numPr>
        <w:ind w:left="1284"/>
      </w:pPr>
    </w:p>
    <w:p w14:paraId="2F20F891" w14:textId="77777777" w:rsidR="00BB7D4C" w:rsidRDefault="00BB7D4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29CD0295" w14:textId="28DFDCA9" w:rsidR="00E83344" w:rsidRPr="0098484B" w:rsidRDefault="00E83344" w:rsidP="00BB7D4C">
      <w:pPr>
        <w:pStyle w:val="berschrift2"/>
      </w:pPr>
      <w:r w:rsidRPr="00E83344">
        <w:t>DIE MACHT FESTER AUSGABEFORMATE</w:t>
      </w:r>
    </w:p>
    <w:p w14:paraId="592671A1" w14:textId="2D7C283A" w:rsidR="00E83344" w:rsidRPr="00DD4640" w:rsidRDefault="00E83344" w:rsidP="00DD4640">
      <w:pPr>
        <w:pStyle w:val="xflie"/>
      </w:pPr>
      <w:r w:rsidRPr="00DD4640">
        <w:t>KI arbeitet besonders zuverlässig mit festen Strukturen.</w:t>
      </w:r>
    </w:p>
    <w:p w14:paraId="37B9539C" w14:textId="77777777" w:rsidR="0098484B" w:rsidRPr="00DD4640" w:rsidRDefault="0098484B" w:rsidP="00DD4640">
      <w:pPr>
        <w:pStyle w:val="xflie"/>
      </w:pPr>
    </w:p>
    <w:p w14:paraId="2451326A" w14:textId="00BDAB07" w:rsidR="00E83344" w:rsidRPr="00955113" w:rsidRDefault="00E83344" w:rsidP="007003DB">
      <w:pPr>
        <w:pStyle w:val="berschrift4"/>
      </w:pPr>
      <w:r w:rsidRPr="00E83344">
        <w:t>Beispiele:</w:t>
      </w:r>
    </w:p>
    <w:p w14:paraId="7856E174" w14:textId="1E1C0CFC" w:rsidR="00E83344" w:rsidRPr="00E83344" w:rsidRDefault="00E83344" w:rsidP="003D3557">
      <w:pPr>
        <w:pStyle w:val="bulletpoints"/>
        <w:framePr w:wrap="around"/>
      </w:pPr>
      <w:r w:rsidRPr="00E83344">
        <w:t xml:space="preserve"> Tabellen</w:t>
      </w:r>
    </w:p>
    <w:p w14:paraId="777BFF48" w14:textId="18FC3222" w:rsidR="00E83344" w:rsidRPr="00E83344" w:rsidRDefault="00E83344" w:rsidP="003D3557">
      <w:pPr>
        <w:pStyle w:val="bulletpoints"/>
        <w:framePr w:wrap="around"/>
      </w:pPr>
      <w:r w:rsidRPr="00E83344">
        <w:t xml:space="preserve"> Checklisten</w:t>
      </w:r>
    </w:p>
    <w:p w14:paraId="15622ABB" w14:textId="26CCC707" w:rsidR="00E83344" w:rsidRPr="00E83344" w:rsidRDefault="00E83344" w:rsidP="003D3557">
      <w:pPr>
        <w:pStyle w:val="bulletpoints"/>
        <w:framePr w:wrap="around"/>
      </w:pPr>
      <w:r w:rsidRPr="00E83344">
        <w:t xml:space="preserve"> SWOT-Analysen</w:t>
      </w:r>
    </w:p>
    <w:p w14:paraId="1C3C4AC9" w14:textId="4E1F6E06" w:rsidR="00E83344" w:rsidRPr="00E83344" w:rsidRDefault="00E83344" w:rsidP="003D3557">
      <w:pPr>
        <w:pStyle w:val="bulletpoints"/>
        <w:framePr w:wrap="around"/>
      </w:pPr>
      <w:r w:rsidRPr="00E83344">
        <w:t xml:space="preserve"> Entscheidungsmatrizen</w:t>
      </w:r>
    </w:p>
    <w:p w14:paraId="3C3C167E" w14:textId="0C0F9DA5" w:rsidR="00E83344" w:rsidRPr="00E83344" w:rsidRDefault="00E83344" w:rsidP="003D3557">
      <w:pPr>
        <w:pStyle w:val="bulletpoints"/>
        <w:framePr w:wrap="around"/>
      </w:pPr>
      <w:r w:rsidRPr="00E83344">
        <w:t xml:space="preserve"> Projektpläne</w:t>
      </w:r>
    </w:p>
    <w:p w14:paraId="3EC137B9" w14:textId="2F5C8964" w:rsidR="00E83344" w:rsidRPr="00E83344" w:rsidRDefault="00E83344" w:rsidP="003D3557">
      <w:pPr>
        <w:pStyle w:val="bulletpoints"/>
        <w:framePr w:wrap="around"/>
      </w:pPr>
      <w:r w:rsidRPr="00E83344">
        <w:t xml:space="preserve"> SOPs</w:t>
      </w:r>
    </w:p>
    <w:p w14:paraId="715AC622" w14:textId="3E005F80" w:rsidR="00E83344" w:rsidRPr="00E83344" w:rsidRDefault="00E83344" w:rsidP="003D3557">
      <w:pPr>
        <w:pStyle w:val="bulletpoints"/>
        <w:framePr w:wrap="around"/>
      </w:pPr>
      <w:r w:rsidRPr="00E83344">
        <w:t xml:space="preserve"> Prozessdiagramme</w:t>
      </w:r>
    </w:p>
    <w:p w14:paraId="5EE08585" w14:textId="415A873D" w:rsidR="00E83344" w:rsidRPr="00E73985" w:rsidRDefault="00E83344" w:rsidP="003D3557">
      <w:pPr>
        <w:pStyle w:val="bulletpoints"/>
        <w:framePr w:wrap="around"/>
      </w:pPr>
      <w:r w:rsidRPr="00E83344">
        <w:t xml:space="preserve"> Aktionspläne</w:t>
      </w:r>
    </w:p>
    <w:p w14:paraId="52F9191A" w14:textId="3C951CA1" w:rsidR="00E83344" w:rsidRPr="00DD4640" w:rsidRDefault="00E83344" w:rsidP="00DD4640">
      <w:pPr>
        <w:pStyle w:val="xflie"/>
      </w:pPr>
      <w:r w:rsidRPr="00DD4640">
        <w:t>Je klarer die Struktur definiert wird, desto konsistenter werden die Ergebnisse.</w:t>
      </w:r>
    </w:p>
    <w:p w14:paraId="2E2C048E" w14:textId="77777777" w:rsidR="00955113" w:rsidRPr="00DD4640" w:rsidRDefault="00955113" w:rsidP="00DD4640">
      <w:pPr>
        <w:pStyle w:val="xflie"/>
      </w:pPr>
    </w:p>
    <w:p w14:paraId="14B69417" w14:textId="77777777" w:rsidR="00E73985" w:rsidRPr="00DD4640" w:rsidRDefault="00E73985" w:rsidP="00DD4640">
      <w:pPr>
        <w:pStyle w:val="xflie"/>
      </w:pPr>
    </w:p>
    <w:p w14:paraId="229ECE87" w14:textId="26837C9D" w:rsidR="00E83344" w:rsidRPr="00955113" w:rsidRDefault="00E83344" w:rsidP="007003DB">
      <w:pPr>
        <w:pStyle w:val="berschrift2"/>
      </w:pPr>
      <w:r w:rsidRPr="00955113">
        <w:t>DIE FRAGE-TECHNIK</w:t>
      </w:r>
    </w:p>
    <w:p w14:paraId="4165D12F" w14:textId="77777777" w:rsidR="00E83344" w:rsidRPr="00DD4640" w:rsidRDefault="00E83344" w:rsidP="00DD4640">
      <w:pPr>
        <w:pStyle w:val="xflie"/>
      </w:pPr>
      <w:r w:rsidRPr="00DD4640">
        <w:t>Eine oft übersehene Methode lautet:</w:t>
      </w:r>
    </w:p>
    <w:p w14:paraId="5C122DE4" w14:textId="77777777" w:rsidR="0098484B" w:rsidRPr="00DD4640" w:rsidRDefault="0098484B" w:rsidP="00DD4640">
      <w:pPr>
        <w:pStyle w:val="xflie"/>
      </w:pPr>
    </w:p>
    <w:p w14:paraId="5588F1D2" w14:textId="44070330" w:rsidR="00E83344" w:rsidRPr="00DD4640" w:rsidRDefault="00E83344" w:rsidP="00DD4640">
      <w:pPr>
        <w:pStyle w:val="xflie"/>
      </w:pPr>
      <w:r w:rsidRPr="00DD4640">
        <w:t>Stelle mir zuerst alle fehlenden Fragen, bevor du die Aufgabe bearbeitest.</w:t>
      </w:r>
    </w:p>
    <w:p w14:paraId="01B1EC9F" w14:textId="77777777" w:rsidR="00E83344" w:rsidRPr="00E83344" w:rsidRDefault="00E8334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sz w:val="28"/>
          <w:szCs w:val="28"/>
        </w:rPr>
      </w:pPr>
    </w:p>
    <w:p w14:paraId="24598F1C" w14:textId="2F3DE58D" w:rsidR="00E83344" w:rsidRPr="00955113" w:rsidRDefault="00E83344" w:rsidP="00A76631">
      <w:pPr>
        <w:pStyle w:val="Beispiel"/>
      </w:pPr>
      <w:r w:rsidRPr="00E83344">
        <w:t>Beispiel:</w:t>
      </w:r>
    </w:p>
    <w:p w14:paraId="4C7BA65B" w14:textId="6CD992E8" w:rsidR="00E83344" w:rsidRPr="00DD4640" w:rsidRDefault="00E83344" w:rsidP="00DD4640">
      <w:pPr>
        <w:pStyle w:val="xflie"/>
      </w:pPr>
      <w:r w:rsidRPr="00DD4640">
        <w:t>Du bist Unternehmensberater. Stelle mir zunächst alle notwendigen Fragen, um eine belastbare Digitalisierungsstrategie zu erstellen. Warte anschließend auf meine Antworten.</w:t>
      </w:r>
    </w:p>
    <w:p w14:paraId="13B17087" w14:textId="77777777" w:rsidR="00E73985" w:rsidRPr="00DD4640" w:rsidRDefault="00E73985" w:rsidP="00DD4640">
      <w:pPr>
        <w:pStyle w:val="xflie"/>
      </w:pPr>
    </w:p>
    <w:p w14:paraId="12BCEC86" w14:textId="6722C299" w:rsidR="00E83344" w:rsidRPr="00DD4640" w:rsidRDefault="00E83344" w:rsidP="00DD4640">
      <w:pPr>
        <w:pStyle w:val="xflie"/>
      </w:pPr>
      <w:r w:rsidRPr="00DD4640">
        <w:t>Dadurch werden Informationslücken geschlossen, bevor die eigentliche Arbeit beginnt.</w:t>
      </w:r>
    </w:p>
    <w:p w14:paraId="6D229E61" w14:textId="77777777" w:rsidR="0098484B" w:rsidRPr="00DD4640" w:rsidRDefault="0098484B" w:rsidP="00DD4640">
      <w:pPr>
        <w:pStyle w:val="xflie"/>
      </w:pPr>
    </w:p>
    <w:p w14:paraId="042F3B62" w14:textId="74CA868D" w:rsidR="00232975" w:rsidRPr="00DD4640" w:rsidRDefault="00E83344" w:rsidP="00DD4640">
      <w:pPr>
        <w:pStyle w:val="xflie"/>
      </w:pPr>
      <w:r w:rsidRPr="00DD4640">
        <w:t>Diese Technik verbessert die Ergebnisqualität oft drastisch.</w:t>
      </w:r>
    </w:p>
    <w:p w14:paraId="5621ECD4" w14:textId="77777777" w:rsidR="0098484B" w:rsidRDefault="0098484B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1299B60" w14:textId="55E8917B" w:rsidR="00046E00" w:rsidRDefault="00046E00" w:rsidP="007003DB">
      <w:pPr>
        <w:pStyle w:val="berschrift2"/>
      </w:pPr>
      <w:r>
        <w:t>Prompt-Vererbung</w:t>
      </w:r>
    </w:p>
    <w:p w14:paraId="143A9B3A" w14:textId="77777777" w:rsidR="00046E00" w:rsidRPr="00DD4640" w:rsidRDefault="00046E00" w:rsidP="00DD4640">
      <w:pPr>
        <w:pStyle w:val="xflie"/>
      </w:pPr>
      <w:r w:rsidRPr="00DD4640">
        <w:t>Eine leistungsstarke Technik:</w:t>
      </w:r>
    </w:p>
    <w:p w14:paraId="36B15255" w14:textId="77777777" w:rsidR="0098484B" w:rsidRPr="00DD4640" w:rsidRDefault="0098484B" w:rsidP="00DD4640">
      <w:pPr>
        <w:pStyle w:val="xflie"/>
      </w:pPr>
    </w:p>
    <w:p w14:paraId="2761C262" w14:textId="18094539" w:rsidR="00046E00" w:rsidRPr="00DD4640" w:rsidRDefault="00046E00" w:rsidP="00DD4640">
      <w:pPr>
        <w:pStyle w:val="xflie"/>
      </w:pPr>
      <w:r w:rsidRPr="00DD4640">
        <w:t>Gute Ergebnisse werden wieder in neue Prompts eingebaut.</w:t>
      </w:r>
    </w:p>
    <w:p w14:paraId="6BEA897B" w14:textId="77777777" w:rsidR="0098484B" w:rsidRPr="00DD4640" w:rsidRDefault="0098484B" w:rsidP="00DD4640">
      <w:pPr>
        <w:pStyle w:val="xflie"/>
      </w:pPr>
    </w:p>
    <w:p w14:paraId="6C6AF9EC" w14:textId="77777777" w:rsidR="00046E00" w:rsidRDefault="00046E00" w:rsidP="007003DB">
      <w:pPr>
        <w:pStyle w:val="berschrift4"/>
      </w:pPr>
      <w:r>
        <w:t>Beispiel:</w:t>
      </w:r>
    </w:p>
    <w:p w14:paraId="5F02C825" w14:textId="77777777" w:rsidR="00046E00" w:rsidRDefault="00046E00" w:rsidP="003D3557">
      <w:pPr>
        <w:pStyle w:val="bulletpoints"/>
        <w:framePr w:wrap="around"/>
      </w:pPr>
      <w:r>
        <w:t>Analyse erzeugen.</w:t>
      </w:r>
    </w:p>
    <w:p w14:paraId="08C52590" w14:textId="77777777" w:rsidR="00046E00" w:rsidRDefault="00046E00" w:rsidP="003D3557">
      <w:pPr>
        <w:pStyle w:val="bulletpoints"/>
        <w:framePr w:wrap="around"/>
      </w:pPr>
      <w:r>
        <w:t>Analyse prüfen.</w:t>
      </w:r>
    </w:p>
    <w:p w14:paraId="0E3EAAEE" w14:textId="77777777" w:rsidR="00046E00" w:rsidRDefault="00046E00" w:rsidP="003D3557">
      <w:pPr>
        <w:pStyle w:val="bulletpoints"/>
        <w:framePr w:wrap="around"/>
      </w:pPr>
      <w:r>
        <w:t>Analyse erneut als Kontext verwenden.</w:t>
      </w:r>
    </w:p>
    <w:p w14:paraId="153026FC" w14:textId="77777777" w:rsidR="00046E00" w:rsidRPr="00DD4640" w:rsidRDefault="00046E00" w:rsidP="00DD4640">
      <w:pPr>
        <w:pStyle w:val="xflie"/>
      </w:pPr>
      <w:r w:rsidRPr="00DD4640">
        <w:t>Dadurch entstehen immer präzisere Ergebnisse.</w:t>
      </w:r>
    </w:p>
    <w:p w14:paraId="188A59D5" w14:textId="77777777" w:rsidR="00452DED" w:rsidRDefault="00452DED" w:rsidP="00292AA2">
      <w:pPr>
        <w:pStyle w:val="berschrift5"/>
      </w:pPr>
    </w:p>
    <w:p w14:paraId="5AC9CCB4" w14:textId="77777777" w:rsidR="0098484B" w:rsidRDefault="0098484B" w:rsidP="00292AA2">
      <w:pPr>
        <w:pStyle w:val="berschrift5"/>
      </w:pPr>
    </w:p>
    <w:p w14:paraId="5407C73C" w14:textId="77777777" w:rsidR="006C08DB" w:rsidRPr="006C08DB" w:rsidRDefault="006C08DB" w:rsidP="007003DB">
      <w:pPr>
        <w:pStyle w:val="berschrift2"/>
        <w:rPr>
          <w:rFonts w:ascii="Times New Roman" w:hAnsi="Times New Roman"/>
        </w:rPr>
      </w:pPr>
      <w:r>
        <w:t>ZUSAMMENFASSUNG</w:t>
      </w:r>
    </w:p>
    <w:p w14:paraId="497324F5" w14:textId="77777777" w:rsidR="006C08DB" w:rsidRPr="00DD4640" w:rsidRDefault="006C08DB" w:rsidP="00DD4640">
      <w:pPr>
        <w:pStyle w:val="xflie"/>
      </w:pPr>
      <w:r w:rsidRPr="00DD4640">
        <w:t>Die besten Ergebnisse entstehen nicht durch perfekte KI.</w:t>
      </w:r>
    </w:p>
    <w:p w14:paraId="0368BAD8" w14:textId="77777777" w:rsidR="0098484B" w:rsidRPr="00DD4640" w:rsidRDefault="0098484B" w:rsidP="00DD4640">
      <w:pPr>
        <w:pStyle w:val="xflie"/>
      </w:pPr>
    </w:p>
    <w:p w14:paraId="615DB4E0" w14:textId="77777777" w:rsidR="006C08DB" w:rsidRPr="00DD4640" w:rsidRDefault="006C08DB" w:rsidP="00DD4640">
      <w:pPr>
        <w:pStyle w:val="xflie"/>
      </w:pPr>
      <w:r w:rsidRPr="00DD4640">
        <w:t>Sie entstehen durch systematische Verbesserung.</w:t>
      </w:r>
    </w:p>
    <w:p w14:paraId="60053846" w14:textId="77777777" w:rsidR="0098484B" w:rsidRPr="00DD4640" w:rsidRDefault="0098484B" w:rsidP="00DD4640">
      <w:pPr>
        <w:pStyle w:val="xflie"/>
      </w:pPr>
    </w:p>
    <w:p w14:paraId="62F0E877" w14:textId="4B7B9B64" w:rsidR="006C08DB" w:rsidRPr="00DD4640" w:rsidRDefault="006C08DB" w:rsidP="00DD4640">
      <w:pPr>
        <w:pStyle w:val="xflie"/>
      </w:pPr>
      <w:r w:rsidRPr="00DD4640">
        <w:t>Prompt Engineering ist ein Optimierungsprozess.</w:t>
      </w:r>
    </w:p>
    <w:p w14:paraId="20DB0491" w14:textId="77777777" w:rsidR="0098484B" w:rsidRPr="00DD4640" w:rsidRDefault="0098484B" w:rsidP="00DD4640">
      <w:pPr>
        <w:pStyle w:val="xflie"/>
      </w:pPr>
    </w:p>
    <w:p w14:paraId="4F12F712" w14:textId="461EA634" w:rsidR="006C08DB" w:rsidRPr="00DD4640" w:rsidRDefault="006C08DB" w:rsidP="00DD4640">
      <w:pPr>
        <w:pStyle w:val="xflie"/>
      </w:pPr>
      <w:r w:rsidRPr="00DD4640">
        <w:t>Professionelle Anwender testen, analysieren und verfeinern ihre Prompts kontinuierlich.</w:t>
      </w:r>
    </w:p>
    <w:p w14:paraId="7B8D54B3" w14:textId="77777777" w:rsidR="0098484B" w:rsidRPr="00DD4640" w:rsidRDefault="0098484B" w:rsidP="00DD4640">
      <w:pPr>
        <w:pStyle w:val="xflie"/>
      </w:pPr>
    </w:p>
    <w:p w14:paraId="259D3F36" w14:textId="317BF5B1" w:rsidR="006C08DB" w:rsidRPr="00DD4640" w:rsidRDefault="006C08DB" w:rsidP="00DD4640">
      <w:pPr>
        <w:pStyle w:val="xflie"/>
      </w:pPr>
      <w:r w:rsidRPr="00DD4640">
        <w:t>Wer diesen Prozess beherrscht, erzielt aus denselben KI-Modellen deutlich bessere Ergebnisse als die meisten Nutzer.</w:t>
      </w:r>
    </w:p>
    <w:p w14:paraId="6AD836F5" w14:textId="77777777" w:rsidR="00452DED" w:rsidRDefault="00452DED" w:rsidP="00292AA2">
      <w:pPr>
        <w:pStyle w:val="berschrift5"/>
      </w:pPr>
    </w:p>
    <w:p w14:paraId="058405AD" w14:textId="77777777" w:rsidR="0098484B" w:rsidRDefault="0098484B" w:rsidP="00292AA2">
      <w:pPr>
        <w:pStyle w:val="berschrift5"/>
      </w:pPr>
    </w:p>
    <w:p w14:paraId="1BE89768" w14:textId="128CE6FE" w:rsidR="005027C2" w:rsidRDefault="005027C2" w:rsidP="007003DB">
      <w:pPr>
        <w:pStyle w:val="berschrift2"/>
      </w:pPr>
      <w:r>
        <w:t>Übergang Kapitel 5</w:t>
      </w:r>
    </w:p>
    <w:p w14:paraId="76D36D3B" w14:textId="77777777" w:rsidR="0098484B" w:rsidRPr="00DD4640" w:rsidRDefault="0098484B" w:rsidP="00DD4640">
      <w:pPr>
        <w:pStyle w:val="xflie"/>
      </w:pPr>
      <w:r w:rsidRPr="00DD4640">
        <w:t>Im nächsten Kapitel betrachten wir die häufigsten Fehler im Prompt Engineering und zeigen, wie sich diese zuverlässig vermeiden lassen.</w:t>
      </w:r>
    </w:p>
    <w:p w14:paraId="6C2EB0F3" w14:textId="77777777" w:rsidR="00955113" w:rsidRDefault="00955113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Bebas Neue" w:eastAsiaTheme="majorEastAsia" w:hAnsi="Bebas Neue" w:cstheme="majorBidi"/>
          <w:spacing w:val="-10"/>
          <w:kern w:val="28"/>
          <w:sz w:val="40"/>
          <w:szCs w:val="44"/>
        </w:rPr>
      </w:pPr>
      <w:r>
        <w:br w:type="page"/>
      </w:r>
    </w:p>
    <w:p w14:paraId="21E6CE6D" w14:textId="1CCC7EF1" w:rsidR="00046E00" w:rsidRDefault="00046E00" w:rsidP="000772C4">
      <w:pPr>
        <w:pStyle w:val="Titel"/>
        <w:tabs>
          <w:tab w:val="left" w:pos="709"/>
          <w:tab w:val="left" w:pos="1701"/>
          <w:tab w:val="left" w:pos="2835"/>
        </w:tabs>
      </w:pPr>
      <w:r>
        <w:t>KAPITEL 5</w:t>
      </w:r>
      <w:r w:rsidR="00D5510D">
        <w:t xml:space="preserve"> </w:t>
      </w:r>
      <w:r>
        <w:t>DIE HÄUFIGSTEN FEHLER IM PROMPT ENGINEERING</w:t>
      </w:r>
    </w:p>
    <w:p w14:paraId="7B50D84A" w14:textId="2EB75F1A" w:rsidR="00046E00" w:rsidRDefault="00046E00" w:rsidP="007003DB">
      <w:pPr>
        <w:pStyle w:val="berschrift2"/>
      </w:pPr>
      <w:r>
        <w:t>Fehler 1</w:t>
      </w:r>
      <w:r w:rsidR="00955113">
        <w:t xml:space="preserve"> </w:t>
      </w:r>
      <w:r>
        <w:t>Zu wenig Informationen</w:t>
      </w:r>
    </w:p>
    <w:p w14:paraId="67867DB3" w14:textId="43FA246A" w:rsidR="00046E00" w:rsidRPr="0098484B" w:rsidRDefault="0098484B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IntensiveHervorhebung"/>
        </w:rPr>
      </w:pPr>
      <w:r>
        <w:rPr>
          <w:rStyle w:val="IntensiveHervorhebung"/>
        </w:rPr>
        <w:tab/>
      </w:r>
      <w:r w:rsidR="00046E00" w:rsidRPr="0098484B">
        <w:rPr>
          <w:rStyle w:val="IntensiveHervorhebung"/>
        </w:rPr>
        <w:t>Schlecht:</w:t>
      </w:r>
    </w:p>
    <w:p w14:paraId="2D912EBE" w14:textId="1B232C78" w:rsidR="00046E00" w:rsidRPr="00DD4640" w:rsidRDefault="0098484B" w:rsidP="00DD4640">
      <w:pPr>
        <w:pStyle w:val="xflie"/>
        <w:rPr>
          <w:rStyle w:val="Hervorhebung"/>
          <w:b w:val="0"/>
          <w:bCs w:val="0"/>
          <w:i w:val="0"/>
          <w:iCs w:val="0"/>
          <w:color w:val="000000" w:themeColor="text1"/>
        </w:rPr>
      </w:pPr>
      <w:r w:rsidRPr="00DD4640">
        <w:rPr>
          <w:rStyle w:val="Hervorhebung"/>
          <w:b w:val="0"/>
          <w:i w:val="0"/>
          <w:iCs w:val="0"/>
          <w:color w:val="000000" w:themeColor="text1"/>
        </w:rPr>
        <w:tab/>
      </w:r>
      <w:r w:rsidR="00046E00" w:rsidRPr="00DD4640">
        <w:rPr>
          <w:rStyle w:val="Hervorhebung"/>
          <w:b w:val="0"/>
          <w:i w:val="0"/>
          <w:iCs w:val="0"/>
          <w:color w:val="000000" w:themeColor="text1"/>
        </w:rPr>
        <w:t>Schreibe einen Werbetext.</w:t>
      </w:r>
    </w:p>
    <w:p w14:paraId="35BB0C63" w14:textId="2CEFC30C" w:rsidR="00046E00" w:rsidRPr="0098484B" w:rsidRDefault="0098484B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IntensiveHervorhebung"/>
        </w:rPr>
      </w:pPr>
      <w:r>
        <w:rPr>
          <w:rStyle w:val="IntensiveHervorhebung"/>
        </w:rPr>
        <w:tab/>
      </w:r>
      <w:r w:rsidR="00046E00" w:rsidRPr="0098484B">
        <w:rPr>
          <w:rStyle w:val="IntensiveHervorhebung"/>
        </w:rPr>
        <w:t>Gut:</w:t>
      </w:r>
    </w:p>
    <w:p w14:paraId="63D6F1E0" w14:textId="36FFA71A" w:rsidR="00046E00" w:rsidRPr="00DD4640" w:rsidRDefault="0098484B" w:rsidP="00DD4640">
      <w:pPr>
        <w:pStyle w:val="xflie"/>
      </w:pPr>
      <w:r w:rsidRPr="00DD4640">
        <w:tab/>
      </w:r>
      <w:r w:rsidR="00046E00" w:rsidRPr="00DD4640">
        <w:t xml:space="preserve">Schreibe einen Werbetext für einen SHK-Betrieb mit 15 Mitarbeitern. </w:t>
      </w:r>
      <w:r w:rsidRPr="00DD4640">
        <w:tab/>
      </w:r>
      <w:r w:rsidR="00046E00" w:rsidRPr="00DD4640">
        <w:t>Zielgruppe sind Eigenheimbesitzer im Umkreis von 50 km.</w:t>
      </w:r>
    </w:p>
    <w:p w14:paraId="480A1C41" w14:textId="6C7E6F16" w:rsidR="00046E00" w:rsidRDefault="00046E00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2F37E1E2" w14:textId="77777777" w:rsidR="00E73985" w:rsidRPr="00E73985" w:rsidRDefault="00E73985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383F0078" w14:textId="3CE2A3CC" w:rsidR="00046E00" w:rsidRDefault="00046E00" w:rsidP="007003DB">
      <w:pPr>
        <w:pStyle w:val="berschrift2"/>
      </w:pPr>
      <w:r>
        <w:t>Fehler 2</w:t>
      </w:r>
      <w:r w:rsidR="00955113">
        <w:t xml:space="preserve"> </w:t>
      </w:r>
      <w:r>
        <w:t>Zu viele Aufgaben gleichzeitig</w:t>
      </w:r>
    </w:p>
    <w:p w14:paraId="6401BE34" w14:textId="72DDA0DE" w:rsidR="00046E00" w:rsidRPr="00955113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</w:rPr>
      </w:pPr>
      <w:r>
        <w:rPr>
          <w:rStyle w:val="IntensiveHervorhebung"/>
        </w:rPr>
        <w:tab/>
      </w:r>
      <w:r w:rsidR="00046E00" w:rsidRPr="0098484B">
        <w:rPr>
          <w:rStyle w:val="IntensiveHervorhebung"/>
        </w:rPr>
        <w:t>Schlecht</w:t>
      </w:r>
      <w:r w:rsidR="00046E00" w:rsidRPr="00955113">
        <w:rPr>
          <w:rStyle w:val="Hervorhebung"/>
        </w:rPr>
        <w:t>:</w:t>
      </w:r>
    </w:p>
    <w:p w14:paraId="31EABD17" w14:textId="6E7923E7" w:rsidR="00046E00" w:rsidRPr="00837D7B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Fonts w:ascii="Raleway" w:hAnsi="Raleway"/>
        </w:rPr>
      </w:pPr>
      <w:r>
        <w:rPr>
          <w:rFonts w:ascii="Raleway" w:hAnsi="Raleway"/>
        </w:rPr>
        <w:tab/>
      </w:r>
      <w:r w:rsidR="00046E00" w:rsidRPr="00837D7B">
        <w:rPr>
          <w:rFonts w:ascii="Raleway" w:hAnsi="Raleway"/>
        </w:rPr>
        <w:t xml:space="preserve">Analysiere den Markt, entwickle Produkte, erstelle Preise, schreibe </w:t>
      </w:r>
      <w:r>
        <w:rPr>
          <w:rFonts w:ascii="Raleway" w:hAnsi="Raleway"/>
        </w:rPr>
        <w:tab/>
      </w:r>
      <w:r w:rsidR="00046E00" w:rsidRPr="00837D7B">
        <w:rPr>
          <w:rFonts w:ascii="Raleway" w:hAnsi="Raleway"/>
        </w:rPr>
        <w:t>Marketingtexte und plane den Vertrieb.</w:t>
      </w:r>
    </w:p>
    <w:p w14:paraId="1564D9EC" w14:textId="782A4C43" w:rsidR="00046E00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Fonts w:ascii="Raleway" w:hAnsi="Raleway"/>
        </w:rPr>
      </w:pPr>
      <w:r>
        <w:rPr>
          <w:rFonts w:ascii="Raleway" w:hAnsi="Raleway"/>
        </w:rPr>
        <w:tab/>
      </w:r>
      <w:r w:rsidR="00046E00" w:rsidRPr="00837D7B">
        <w:rPr>
          <w:rFonts w:ascii="Raleway" w:hAnsi="Raleway"/>
        </w:rPr>
        <w:t>Die KI verliert Fokus.</w:t>
      </w:r>
    </w:p>
    <w:p w14:paraId="46C71CFD" w14:textId="77777777" w:rsidR="00273908" w:rsidRPr="00837D7B" w:rsidRDefault="00273908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  <w:rPr>
          <w:rFonts w:ascii="Raleway" w:hAnsi="Raleway"/>
        </w:rPr>
      </w:pPr>
    </w:p>
    <w:p w14:paraId="5908FFE9" w14:textId="2D865AC5" w:rsidR="00046E00" w:rsidRPr="005C2844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Hervorhebung"/>
        </w:rPr>
      </w:pPr>
      <w:r>
        <w:rPr>
          <w:rStyle w:val="IntensiveHervorhebung"/>
        </w:rPr>
        <w:tab/>
      </w:r>
      <w:r w:rsidR="00046E00" w:rsidRPr="0098484B">
        <w:rPr>
          <w:rStyle w:val="IntensiveHervorhebung"/>
        </w:rPr>
        <w:t>Besser</w:t>
      </w:r>
      <w:r w:rsidR="00046E00" w:rsidRPr="005C2844">
        <w:rPr>
          <w:rStyle w:val="Hervorhebung"/>
        </w:rPr>
        <w:t>:</w:t>
      </w:r>
    </w:p>
    <w:p w14:paraId="494E6AEE" w14:textId="1FF493E0" w:rsidR="00046E00" w:rsidRPr="00837D7B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Fonts w:ascii="Raleway" w:hAnsi="Raleway"/>
        </w:rPr>
      </w:pPr>
      <w:r>
        <w:rPr>
          <w:rFonts w:ascii="Raleway" w:hAnsi="Raleway"/>
        </w:rPr>
        <w:tab/>
      </w:r>
      <w:r w:rsidR="00046E00" w:rsidRPr="00837D7B">
        <w:rPr>
          <w:rFonts w:ascii="Raleway" w:hAnsi="Raleway"/>
        </w:rPr>
        <w:t>Jede Aufgabe einzeln bearbeiten.</w:t>
      </w:r>
    </w:p>
    <w:p w14:paraId="60690BC5" w14:textId="0DE1600A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4DB94294" w14:textId="7E691E8C" w:rsidR="00E73985" w:rsidRPr="00273908" w:rsidRDefault="00E73985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  <w:rPr>
          <w:rFonts w:ascii="Code Pro" w:eastAsiaTheme="majorEastAsia" w:hAnsi="Code Pro" w:cstheme="majorBidi"/>
          <w:bCs/>
          <w:iCs/>
          <w:sz w:val="28"/>
          <w:szCs w:val="36"/>
        </w:rPr>
      </w:pPr>
    </w:p>
    <w:p w14:paraId="008DC6B5" w14:textId="0E542918" w:rsidR="00955113" w:rsidRPr="00273908" w:rsidRDefault="00046E00" w:rsidP="007003DB">
      <w:pPr>
        <w:pStyle w:val="berschrift2"/>
      </w:pPr>
      <w:r w:rsidRPr="00273908">
        <w:t>Fehler 3</w:t>
      </w:r>
      <w:r w:rsidR="00955113" w:rsidRPr="00273908">
        <w:t xml:space="preserve"> </w:t>
      </w:r>
      <w:r w:rsidRPr="00273908">
        <w:t>Fehlende Zielgruppe</w:t>
      </w:r>
      <w:r w:rsidR="00955113" w:rsidRPr="00273908">
        <w:t xml:space="preserve"> </w:t>
      </w:r>
    </w:p>
    <w:p w14:paraId="036061E9" w14:textId="33C0A52F" w:rsidR="00046E00" w:rsidRPr="00955113" w:rsidRDefault="00046E00" w:rsidP="007003DB">
      <w:pPr>
        <w:pStyle w:val="berschrift4"/>
        <w:rPr>
          <w:rFonts w:ascii="Code Pro" w:hAnsi="Code Pro"/>
        </w:rPr>
      </w:pPr>
      <w:r w:rsidRPr="00955113">
        <w:t>Die Zielgruppe entscheidet über:</w:t>
      </w:r>
    </w:p>
    <w:p w14:paraId="2398D880" w14:textId="0541A0F5" w:rsidR="00046E00" w:rsidRPr="00837D7B" w:rsidRDefault="00046E00" w:rsidP="003D3557">
      <w:pPr>
        <w:pStyle w:val="bulletpoints"/>
        <w:framePr w:wrap="around"/>
      </w:pPr>
      <w:r w:rsidRPr="00837D7B">
        <w:t>Sprache</w:t>
      </w:r>
    </w:p>
    <w:p w14:paraId="39B66A76" w14:textId="33CE2BBF" w:rsidR="00046E00" w:rsidRPr="00837D7B" w:rsidRDefault="00046E00" w:rsidP="003D3557">
      <w:pPr>
        <w:pStyle w:val="bulletpoints"/>
        <w:framePr w:wrap="around"/>
      </w:pPr>
      <w:r w:rsidRPr="00837D7B">
        <w:t xml:space="preserve"> Fachbegriffe</w:t>
      </w:r>
    </w:p>
    <w:p w14:paraId="261F010B" w14:textId="41C89A71" w:rsidR="00046E00" w:rsidRPr="00837D7B" w:rsidRDefault="00046E00" w:rsidP="003D3557">
      <w:pPr>
        <w:pStyle w:val="bulletpoints"/>
        <w:framePr w:wrap="around"/>
      </w:pPr>
      <w:r w:rsidRPr="00837D7B">
        <w:t>Tonalit</w:t>
      </w:r>
      <w:r w:rsidRPr="00837D7B">
        <w:rPr>
          <w:rFonts w:cs="Raleway"/>
        </w:rPr>
        <w:t>ä</w:t>
      </w:r>
      <w:r w:rsidRPr="00837D7B">
        <w:t>t</w:t>
      </w:r>
    </w:p>
    <w:p w14:paraId="0E77C41D" w14:textId="47D9A6CF" w:rsidR="00046E00" w:rsidRPr="00837D7B" w:rsidRDefault="00046E00" w:rsidP="003D3557">
      <w:pPr>
        <w:pStyle w:val="bulletpoints"/>
        <w:framePr w:wrap="around"/>
      </w:pPr>
      <w:r w:rsidRPr="00837D7B">
        <w:t>Beispiele</w:t>
      </w:r>
    </w:p>
    <w:p w14:paraId="0F0E58DF" w14:textId="404C2A62" w:rsidR="00046E00" w:rsidRDefault="00046E00" w:rsidP="007003DB">
      <w:pPr>
        <w:pStyle w:val="berschrift2"/>
      </w:pPr>
      <w:r>
        <w:t>Fehler 4</w:t>
      </w:r>
      <w:r w:rsidR="005C2844">
        <w:t xml:space="preserve"> </w:t>
      </w:r>
      <w:r>
        <w:t>Keine Qualitätsvorgaben</w:t>
      </w:r>
    </w:p>
    <w:p w14:paraId="347413CB" w14:textId="52A23422" w:rsidR="00046E00" w:rsidRPr="00273908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IntensiveHervorhebung"/>
        </w:rPr>
      </w:pPr>
      <w:r>
        <w:rPr>
          <w:rStyle w:val="IntensiveHervorhebung"/>
        </w:rPr>
        <w:tab/>
      </w:r>
      <w:r w:rsidR="00046E00" w:rsidRPr="00273908">
        <w:rPr>
          <w:rStyle w:val="IntensiveHervorhebung"/>
        </w:rPr>
        <w:t>Schlecht:</w:t>
      </w:r>
    </w:p>
    <w:p w14:paraId="64280FBC" w14:textId="271A2431" w:rsidR="00046E00" w:rsidRPr="00DD4640" w:rsidRDefault="00273908" w:rsidP="00DD4640">
      <w:pPr>
        <w:pStyle w:val="xflie"/>
      </w:pPr>
      <w:r w:rsidRPr="00DD4640">
        <w:tab/>
      </w:r>
      <w:r w:rsidR="00046E00" w:rsidRPr="00DD4640">
        <w:t>Erstelle einen Bericht.</w:t>
      </w:r>
    </w:p>
    <w:p w14:paraId="799BEFE0" w14:textId="77777777" w:rsidR="00273908" w:rsidRPr="00837D7B" w:rsidRDefault="00273908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6FF099F4" w14:textId="5BD6623E" w:rsidR="00046E00" w:rsidRPr="00273908" w:rsidRDefault="00273908" w:rsidP="000772C4">
      <w:pPr>
        <w:pStyle w:val="StandardWeb"/>
        <w:tabs>
          <w:tab w:val="left" w:pos="709"/>
          <w:tab w:val="left" w:pos="1701"/>
          <w:tab w:val="left" w:pos="2835"/>
        </w:tabs>
        <w:rPr>
          <w:rStyle w:val="IntensiveHervorhebung"/>
        </w:rPr>
      </w:pPr>
      <w:r>
        <w:rPr>
          <w:rStyle w:val="IntensiveHervorhebung"/>
        </w:rPr>
        <w:tab/>
      </w:r>
      <w:r w:rsidR="00046E00" w:rsidRPr="00273908">
        <w:rPr>
          <w:rStyle w:val="IntensiveHervorhebung"/>
        </w:rPr>
        <w:t>Gut:</w:t>
      </w:r>
    </w:p>
    <w:p w14:paraId="7C4F0CBD" w14:textId="3D3E4DDE" w:rsidR="00046E00" w:rsidRPr="00DD4640" w:rsidRDefault="00273908" w:rsidP="00DD4640">
      <w:pPr>
        <w:pStyle w:val="xflie"/>
      </w:pPr>
      <w:r w:rsidRPr="00DD4640">
        <w:tab/>
      </w:r>
      <w:r w:rsidR="00046E00" w:rsidRPr="00DD4640">
        <w:t xml:space="preserve">Erstelle einen Management-Bericht mit Handlungsempfehlungen, </w:t>
      </w:r>
      <w:r w:rsidRPr="00DD4640">
        <w:tab/>
      </w:r>
      <w:r w:rsidR="00046E00" w:rsidRPr="00DD4640">
        <w:t>Kennzahlen und Risikobewertung.</w:t>
      </w:r>
    </w:p>
    <w:p w14:paraId="7FA8AC76" w14:textId="01E37359" w:rsidR="00046E00" w:rsidRDefault="00046E00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1097DA97" w14:textId="77777777" w:rsidR="00E73985" w:rsidRPr="005C2844" w:rsidRDefault="00E73985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1977A4D7" w14:textId="428B51C9" w:rsidR="00046E00" w:rsidRDefault="00046E00" w:rsidP="007003DB">
      <w:pPr>
        <w:pStyle w:val="berschrift2"/>
      </w:pPr>
      <w:r>
        <w:t>Fehler 5</w:t>
      </w:r>
      <w:r w:rsidR="005C2844">
        <w:t xml:space="preserve"> </w:t>
      </w:r>
      <w:r>
        <w:t>Blindes Vertrauen</w:t>
      </w:r>
    </w:p>
    <w:p w14:paraId="1DFB9131" w14:textId="77777777" w:rsidR="00046E00" w:rsidRPr="00DD4640" w:rsidRDefault="00046E00" w:rsidP="00DD4640">
      <w:pPr>
        <w:pStyle w:val="xflie"/>
      </w:pPr>
      <w:r w:rsidRPr="00DD4640">
        <w:t>KI produziert überzeugende Texte.</w:t>
      </w:r>
    </w:p>
    <w:p w14:paraId="26606FBA" w14:textId="77777777" w:rsidR="00273908" w:rsidRPr="00DD4640" w:rsidRDefault="00273908" w:rsidP="00DD4640">
      <w:pPr>
        <w:pStyle w:val="xflie"/>
      </w:pPr>
    </w:p>
    <w:p w14:paraId="56FDCA68" w14:textId="77777777" w:rsidR="00046E00" w:rsidRPr="00DD4640" w:rsidRDefault="00046E00" w:rsidP="00DD4640">
      <w:pPr>
        <w:pStyle w:val="xflie"/>
      </w:pPr>
      <w:r w:rsidRPr="00DD4640">
        <w:t>Überzeugend bedeutet nicht automatisch korrekt.</w:t>
      </w:r>
    </w:p>
    <w:p w14:paraId="2A01536A" w14:textId="7B82AB05" w:rsidR="00273908" w:rsidRPr="007A60A3" w:rsidRDefault="00046E00" w:rsidP="007A60A3">
      <w:pPr>
        <w:pStyle w:val="Regelbox"/>
        <w:framePr w:wrap="around"/>
      </w:pPr>
      <w:r w:rsidRPr="007A60A3">
        <w:t>Prüfen Sie immer:</w:t>
      </w:r>
    </w:p>
    <w:p w14:paraId="129FC12A" w14:textId="7A58BCF9" w:rsidR="00046E00" w:rsidRPr="007A60A3" w:rsidRDefault="00046E00" w:rsidP="007A60A3">
      <w:pPr>
        <w:pStyle w:val="Regelbox"/>
        <w:framePr w:wrap="around"/>
      </w:pPr>
      <w:r w:rsidRPr="007A60A3">
        <w:t>Zahlen</w:t>
      </w:r>
    </w:p>
    <w:p w14:paraId="15C21E0F" w14:textId="39569C96" w:rsidR="00046E00" w:rsidRPr="007A60A3" w:rsidRDefault="00046E00" w:rsidP="007A60A3">
      <w:pPr>
        <w:pStyle w:val="Regelbox"/>
        <w:framePr w:wrap="around"/>
      </w:pPr>
      <w:r w:rsidRPr="007A60A3">
        <w:t>Quellen</w:t>
      </w:r>
    </w:p>
    <w:p w14:paraId="5307E8F5" w14:textId="4AC1F158" w:rsidR="00046E00" w:rsidRPr="007A60A3" w:rsidRDefault="00046E00" w:rsidP="007A60A3">
      <w:pPr>
        <w:pStyle w:val="Regelbox"/>
        <w:framePr w:wrap="around"/>
      </w:pPr>
      <w:r w:rsidRPr="007A60A3">
        <w:t>Gesetze</w:t>
      </w:r>
    </w:p>
    <w:p w14:paraId="7180F217" w14:textId="024E2A52" w:rsidR="00046E00" w:rsidRPr="007A60A3" w:rsidRDefault="00046E00" w:rsidP="007A60A3">
      <w:pPr>
        <w:pStyle w:val="Regelbox"/>
        <w:framePr w:wrap="around"/>
      </w:pPr>
      <w:r w:rsidRPr="007A60A3">
        <w:t>Fachinformationen</w:t>
      </w:r>
    </w:p>
    <w:p w14:paraId="7AD45C8E" w14:textId="0BBA372D" w:rsidR="00046E00" w:rsidRPr="007A60A3" w:rsidRDefault="00046E00" w:rsidP="007A60A3">
      <w:pPr>
        <w:pStyle w:val="Regelbox"/>
        <w:framePr w:wrap="around"/>
      </w:pPr>
      <w:r w:rsidRPr="007A60A3">
        <w:t>Berechnungen</w:t>
      </w:r>
    </w:p>
    <w:p w14:paraId="3FEFABB2" w14:textId="2CA999F7" w:rsidR="00046E00" w:rsidRDefault="00046E00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2DF5FF83" w14:textId="77777777" w:rsidR="000C4E75" w:rsidRPr="000C4E75" w:rsidRDefault="000C4E75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10C90C28" w14:textId="5534B05E" w:rsidR="00046E00" w:rsidRDefault="00046E00" w:rsidP="007003DB">
      <w:pPr>
        <w:pStyle w:val="berschrift2"/>
      </w:pPr>
      <w:r>
        <w:t>Fehler 6</w:t>
      </w:r>
      <w:r w:rsidR="005C2844">
        <w:t xml:space="preserve"> </w:t>
      </w:r>
      <w:r>
        <w:t>Keine Nachbearbeitung</w:t>
      </w:r>
    </w:p>
    <w:p w14:paraId="0BE4228A" w14:textId="77777777" w:rsidR="00046E00" w:rsidRPr="00DD4640" w:rsidRDefault="00046E00" w:rsidP="00DD4640">
      <w:pPr>
        <w:pStyle w:val="xflie"/>
      </w:pPr>
      <w:r w:rsidRPr="00DD4640">
        <w:t>KI liefert Entwürfe.</w:t>
      </w:r>
    </w:p>
    <w:p w14:paraId="4A0DD0F6" w14:textId="77777777" w:rsidR="00046E00" w:rsidRPr="00DD4640" w:rsidRDefault="00046E00" w:rsidP="00DD4640">
      <w:pPr>
        <w:pStyle w:val="xflie"/>
      </w:pPr>
      <w:r w:rsidRPr="00DD4640">
        <w:t>Menschen liefern Verantwortung.</w:t>
      </w:r>
    </w:p>
    <w:p w14:paraId="0F165C7D" w14:textId="77777777" w:rsidR="00046E00" w:rsidRPr="00DD4640" w:rsidRDefault="00046E00" w:rsidP="00DD4640">
      <w:pPr>
        <w:pStyle w:val="xflie"/>
      </w:pPr>
      <w:r w:rsidRPr="00DD4640">
        <w:t>Die besten Ergebnisse entstehen durch Kombination aus KI und Fachwissen.</w:t>
      </w:r>
    </w:p>
    <w:p w14:paraId="67E6E932" w14:textId="1AF90EBF" w:rsidR="00046E00" w:rsidRDefault="00046E00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</w:pPr>
    </w:p>
    <w:p w14:paraId="6CD23C5F" w14:textId="442D709C" w:rsidR="00B0244A" w:rsidRPr="00273908" w:rsidRDefault="00B0244A" w:rsidP="00273908">
      <w:pPr>
        <w:pStyle w:val="StandardWeb"/>
        <w:tabs>
          <w:tab w:val="left" w:pos="709"/>
          <w:tab w:val="left" w:pos="1701"/>
          <w:tab w:val="left" w:pos="2835"/>
        </w:tabs>
        <w:spacing w:before="0" w:beforeAutospacing="0" w:after="0" w:afterAutospacing="0"/>
        <w:rPr>
          <w:rFonts w:ascii="Raleway" w:eastAsiaTheme="majorEastAsia" w:hAnsi="Raleway" w:cstheme="majorBidi"/>
          <w:bCs/>
          <w:iCs/>
          <w:sz w:val="28"/>
          <w:szCs w:val="36"/>
        </w:rPr>
      </w:pPr>
    </w:p>
    <w:p w14:paraId="0F7908E8" w14:textId="5386936A" w:rsidR="005C2844" w:rsidRPr="00B0244A" w:rsidRDefault="005027C2" w:rsidP="007003DB">
      <w:pPr>
        <w:pStyle w:val="berschrift2"/>
        <w:rPr>
          <w:sz w:val="24"/>
        </w:rPr>
      </w:pPr>
      <w:r>
        <w:t>Übergang Kapitel 6</w:t>
      </w:r>
    </w:p>
    <w:p w14:paraId="67302A3B" w14:textId="2A131750" w:rsidR="00B0244A" w:rsidRPr="00DD4640" w:rsidRDefault="00B0244A" w:rsidP="00DD4640">
      <w:pPr>
        <w:pStyle w:val="xflie"/>
      </w:pPr>
      <w:r w:rsidRPr="00DD4640">
        <w:t xml:space="preserve">In Kapitel 6 </w:t>
      </w:r>
      <w:r w:rsidR="009425F6" w:rsidRPr="00DD4640">
        <w:t xml:space="preserve">zeigt wie man mit den verschiedenen </w:t>
      </w:r>
      <w:proofErr w:type="spellStart"/>
      <w:r w:rsidR="009425F6" w:rsidRPr="00DD4640">
        <w:t>Promp</w:t>
      </w:r>
      <w:proofErr w:type="spellEnd"/>
      <w:r w:rsidR="009425F6" w:rsidRPr="00DD4640">
        <w:t xml:space="preserve"> Techniken diese Fehler nicht mehr begeht.</w:t>
      </w:r>
    </w:p>
    <w:p w14:paraId="5E960138" w14:textId="4D9725F7" w:rsidR="00046E00" w:rsidRDefault="00046E00" w:rsidP="000772C4">
      <w:pPr>
        <w:pStyle w:val="Titel"/>
        <w:tabs>
          <w:tab w:val="left" w:pos="709"/>
          <w:tab w:val="left" w:pos="1701"/>
          <w:tab w:val="left" w:pos="2835"/>
        </w:tabs>
      </w:pPr>
      <w:r>
        <w:t>KAPITEL 6</w:t>
      </w:r>
      <w:r w:rsidR="00837D7B">
        <w:t xml:space="preserve"> </w:t>
      </w:r>
      <w:r>
        <w:t>FORTGESCHRITTENE PROMPT-TECHNIKEN</w:t>
      </w:r>
    </w:p>
    <w:p w14:paraId="5DBF0680" w14:textId="0F9DE346" w:rsidR="00046E00" w:rsidRDefault="00046E00" w:rsidP="007003DB">
      <w:pPr>
        <w:pStyle w:val="berschrift2"/>
      </w:pPr>
      <w:r>
        <w:t>Technik 1</w:t>
      </w:r>
      <w:r w:rsidR="005C2844">
        <w:t xml:space="preserve"> </w:t>
      </w:r>
      <w:r>
        <w:t>Expertenpanel</w:t>
      </w:r>
    </w:p>
    <w:p w14:paraId="0469384B" w14:textId="486F72A0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53A135EA" w14:textId="62B736FE" w:rsidR="00046E00" w:rsidRPr="00DD4640" w:rsidRDefault="00273908" w:rsidP="00DD4640">
      <w:pPr>
        <w:pStyle w:val="xflie"/>
      </w:pPr>
      <w:r w:rsidRPr="00DD4640">
        <w:tab/>
      </w:r>
      <w:r w:rsidR="00046E00" w:rsidRPr="00DD4640">
        <w:t xml:space="preserve">Simuliere eine Diskussion zwischen einem Geschäftsführer, einem </w:t>
      </w:r>
      <w:r w:rsidRPr="00DD4640">
        <w:tab/>
      </w:r>
      <w:r w:rsidR="00046E00" w:rsidRPr="00DD4640">
        <w:t>Controller und einem Produktionsleiter.</w:t>
      </w:r>
    </w:p>
    <w:p w14:paraId="6A9E3356" w14:textId="77777777" w:rsidR="00046E00" w:rsidRPr="00DD4640" w:rsidRDefault="00046E00" w:rsidP="00DD4640">
      <w:pPr>
        <w:pStyle w:val="xflie"/>
      </w:pPr>
      <w:r w:rsidRPr="00DD4640">
        <w:t>Dadurch entstehen verschiedene Perspektiven.</w:t>
      </w:r>
    </w:p>
    <w:p w14:paraId="52246892" w14:textId="49F46350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5BC0889A" w14:textId="77777777" w:rsidR="00273908" w:rsidRPr="00DD4640" w:rsidRDefault="00273908" w:rsidP="00DD4640">
      <w:pPr>
        <w:pStyle w:val="xflie"/>
      </w:pPr>
    </w:p>
    <w:p w14:paraId="172FF31E" w14:textId="6AF0EB49" w:rsidR="00046E00" w:rsidRDefault="00046E00" w:rsidP="007003DB">
      <w:pPr>
        <w:pStyle w:val="berschrift2"/>
      </w:pPr>
      <w:r>
        <w:t>Technik 2</w:t>
      </w:r>
      <w:r w:rsidR="005C2844">
        <w:t xml:space="preserve"> </w:t>
      </w:r>
      <w:r>
        <w:t>Kritiker-Modus</w:t>
      </w:r>
    </w:p>
    <w:p w14:paraId="258E8AC2" w14:textId="25410D79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686E0B8B" w14:textId="5AAAE9B8" w:rsidR="00046E00" w:rsidRPr="00DD4640" w:rsidRDefault="00273908" w:rsidP="00DD4640">
      <w:pPr>
        <w:pStyle w:val="xflie"/>
      </w:pPr>
      <w:r w:rsidRPr="00DD4640">
        <w:tab/>
      </w:r>
      <w:r w:rsidR="00046E00" w:rsidRPr="00DD4640">
        <w:t>Analysiere deinen Vorschlag kritisch und zeige Schwachstellen auf.</w:t>
      </w:r>
    </w:p>
    <w:p w14:paraId="4A7696AF" w14:textId="77777777" w:rsidR="00273908" w:rsidRPr="00DD4640" w:rsidRDefault="00273908" w:rsidP="00DD4640">
      <w:pPr>
        <w:pStyle w:val="xflie"/>
      </w:pPr>
    </w:p>
    <w:p w14:paraId="60BDAFE2" w14:textId="4F813891" w:rsidR="00046E00" w:rsidRPr="00837D7B" w:rsidRDefault="00273908" w:rsidP="007A60A3">
      <w:pPr>
        <w:pStyle w:val="hinweis"/>
      </w:pPr>
      <w:r>
        <w:tab/>
      </w:r>
      <w:r w:rsidR="00046E00" w:rsidRPr="00837D7B">
        <w:t>Sehr wirksam für Entscheidungen.</w:t>
      </w:r>
    </w:p>
    <w:p w14:paraId="68114984" w14:textId="59CF5767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3457D631" w14:textId="77777777" w:rsidR="00273908" w:rsidRPr="00DD4640" w:rsidRDefault="00273908" w:rsidP="00DD4640">
      <w:pPr>
        <w:pStyle w:val="xflie"/>
      </w:pPr>
    </w:p>
    <w:p w14:paraId="3F51752D" w14:textId="288C7DED" w:rsidR="00046E00" w:rsidRDefault="00046E00" w:rsidP="007003DB">
      <w:pPr>
        <w:pStyle w:val="berschrift2"/>
      </w:pPr>
      <w:r>
        <w:t>Technik 3</w:t>
      </w:r>
      <w:r w:rsidR="005C2844">
        <w:t xml:space="preserve"> </w:t>
      </w:r>
      <w:proofErr w:type="spellStart"/>
      <w:r>
        <w:t>Red</w:t>
      </w:r>
      <w:proofErr w:type="spellEnd"/>
      <w:r>
        <w:t>-Team-Methode</w:t>
      </w:r>
    </w:p>
    <w:p w14:paraId="3309069B" w14:textId="0C8ECF87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7C4F382E" w14:textId="7FFF3E42" w:rsidR="00046E00" w:rsidRPr="00DD4640" w:rsidRDefault="00273908" w:rsidP="00DD4640">
      <w:pPr>
        <w:pStyle w:val="xflie"/>
      </w:pPr>
      <w:r w:rsidRPr="00DD4640">
        <w:tab/>
      </w:r>
      <w:r w:rsidR="00046E00" w:rsidRPr="00DD4640">
        <w:t>Finde alle Risiken, Fehlerquellen und Gegenargumente.</w:t>
      </w:r>
    </w:p>
    <w:p w14:paraId="062B2EAE" w14:textId="77777777" w:rsidR="00046E00" w:rsidRPr="00837D7B" w:rsidRDefault="00046E00" w:rsidP="007003DB">
      <w:pPr>
        <w:pStyle w:val="berschrift4"/>
      </w:pPr>
      <w:r w:rsidRPr="00837D7B">
        <w:t>Ideal für:</w:t>
      </w:r>
    </w:p>
    <w:p w14:paraId="41AA8754" w14:textId="4B65D931" w:rsidR="00046E00" w:rsidRPr="00837D7B" w:rsidRDefault="00046E00" w:rsidP="003D3557">
      <w:pPr>
        <w:pStyle w:val="bulletpoints"/>
        <w:framePr w:wrap="around"/>
      </w:pPr>
      <w:r w:rsidRPr="00837D7B">
        <w:t xml:space="preserve"> Projekte</w:t>
      </w:r>
    </w:p>
    <w:p w14:paraId="46166B3F" w14:textId="1D4A188D" w:rsidR="00046E00" w:rsidRPr="00837D7B" w:rsidRDefault="00046E00" w:rsidP="003D3557">
      <w:pPr>
        <w:pStyle w:val="bulletpoints"/>
        <w:framePr w:wrap="around"/>
      </w:pPr>
      <w:r w:rsidRPr="00837D7B">
        <w:t xml:space="preserve"> Investitionen</w:t>
      </w:r>
    </w:p>
    <w:p w14:paraId="651D1F89" w14:textId="3E9CAB58" w:rsidR="00046E00" w:rsidRPr="00837D7B" w:rsidRDefault="00046E00" w:rsidP="003D3557">
      <w:pPr>
        <w:pStyle w:val="bulletpoints"/>
        <w:framePr w:wrap="around"/>
      </w:pPr>
      <w:r w:rsidRPr="00837D7B">
        <w:t xml:space="preserve"> Strategie</w:t>
      </w:r>
    </w:p>
    <w:p w14:paraId="294FA7D5" w14:textId="2C7CDDF3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745DC296" w14:textId="77777777" w:rsidR="005C2844" w:rsidRDefault="005C284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Cs/>
          <w:iCs/>
          <w:sz w:val="28"/>
          <w:szCs w:val="36"/>
        </w:rPr>
      </w:pPr>
      <w:r>
        <w:br w:type="page"/>
      </w:r>
    </w:p>
    <w:p w14:paraId="741BC0A7" w14:textId="665F62CA" w:rsidR="00046E00" w:rsidRDefault="00046E00" w:rsidP="007003DB">
      <w:pPr>
        <w:pStyle w:val="berschrift2"/>
      </w:pPr>
      <w:r>
        <w:t>Technik 4</w:t>
      </w:r>
      <w:r w:rsidR="005C2844">
        <w:t xml:space="preserve"> </w:t>
      </w:r>
      <w:r>
        <w:t>Mehrstufige Analyse</w:t>
      </w:r>
    </w:p>
    <w:p w14:paraId="67BACB5D" w14:textId="5CFC9F01" w:rsidR="00046E00" w:rsidRPr="00273908" w:rsidRDefault="00273908" w:rsidP="00A76631">
      <w:pPr>
        <w:pStyle w:val="Beispiel"/>
        <w:rPr>
          <w:rStyle w:val="IntensiveHervorhebung"/>
          <w:b/>
          <w:bCs/>
        </w:rPr>
      </w:pPr>
      <w:r w:rsidRPr="00273908">
        <w:rPr>
          <w:rStyle w:val="IntensiveHervorhebung"/>
          <w:b/>
        </w:rPr>
        <w:tab/>
      </w:r>
      <w:r w:rsidR="00046E00" w:rsidRPr="00273908">
        <w:rPr>
          <w:rStyle w:val="IntensiveHervorhebung"/>
          <w:b/>
        </w:rPr>
        <w:t>Schritt 1:</w:t>
      </w:r>
    </w:p>
    <w:p w14:paraId="0418A301" w14:textId="0853AE54" w:rsidR="00046E00" w:rsidRPr="00DD4640" w:rsidRDefault="00273908" w:rsidP="00DD4640">
      <w:pPr>
        <w:pStyle w:val="xflie"/>
      </w:pPr>
      <w:r w:rsidRPr="00DD4640">
        <w:tab/>
      </w:r>
      <w:r w:rsidR="00046E00" w:rsidRPr="00DD4640">
        <w:t>Problem analysieren.</w:t>
      </w:r>
    </w:p>
    <w:p w14:paraId="2A0AD4C3" w14:textId="77777777" w:rsidR="00273908" w:rsidRPr="00DD4640" w:rsidRDefault="00273908" w:rsidP="00DD4640">
      <w:pPr>
        <w:pStyle w:val="xflie"/>
      </w:pPr>
    </w:p>
    <w:p w14:paraId="40320646" w14:textId="3412F4E7" w:rsidR="00046E00" w:rsidRPr="00273908" w:rsidRDefault="00273908" w:rsidP="00A76631">
      <w:pPr>
        <w:pStyle w:val="Beispiel"/>
        <w:rPr>
          <w:rStyle w:val="IntensiveHervorhebung"/>
          <w:b/>
          <w:bCs/>
        </w:rPr>
      </w:pPr>
      <w:r w:rsidRPr="00273908">
        <w:rPr>
          <w:rStyle w:val="IntensiveHervorhebung"/>
          <w:b/>
        </w:rPr>
        <w:tab/>
      </w:r>
      <w:r w:rsidR="00046E00" w:rsidRPr="00273908">
        <w:rPr>
          <w:rStyle w:val="IntensiveHervorhebung"/>
          <w:b/>
        </w:rPr>
        <w:t>Schritt 2:</w:t>
      </w:r>
    </w:p>
    <w:p w14:paraId="5A278C03" w14:textId="35C7F001" w:rsidR="00046E00" w:rsidRPr="00DD4640" w:rsidRDefault="00273908" w:rsidP="00DD4640">
      <w:pPr>
        <w:pStyle w:val="xflie"/>
      </w:pPr>
      <w:r w:rsidRPr="00DD4640">
        <w:tab/>
      </w:r>
      <w:r w:rsidR="00046E00" w:rsidRPr="00DD4640">
        <w:t>Lösungen entwickeln.</w:t>
      </w:r>
    </w:p>
    <w:p w14:paraId="7A9DEA31" w14:textId="77777777" w:rsidR="00273908" w:rsidRPr="00DD4640" w:rsidRDefault="00273908" w:rsidP="00DD4640">
      <w:pPr>
        <w:pStyle w:val="xflie"/>
      </w:pPr>
    </w:p>
    <w:p w14:paraId="3A332E19" w14:textId="510449CF" w:rsidR="00046E00" w:rsidRPr="00273908" w:rsidRDefault="00273908" w:rsidP="00A76631">
      <w:pPr>
        <w:pStyle w:val="Beispiel"/>
        <w:rPr>
          <w:rStyle w:val="IntensiveHervorhebung"/>
          <w:b/>
          <w:bCs/>
        </w:rPr>
      </w:pPr>
      <w:r w:rsidRPr="00273908">
        <w:rPr>
          <w:rStyle w:val="IntensiveHervorhebung"/>
          <w:b/>
        </w:rPr>
        <w:tab/>
      </w:r>
      <w:r w:rsidR="00046E00" w:rsidRPr="00273908">
        <w:rPr>
          <w:rStyle w:val="IntensiveHervorhebung"/>
          <w:b/>
        </w:rPr>
        <w:t>Schritt 3:</w:t>
      </w:r>
    </w:p>
    <w:p w14:paraId="587C5B35" w14:textId="07EB735D" w:rsidR="00046E00" w:rsidRPr="00DD4640" w:rsidRDefault="00273908" w:rsidP="00DD4640">
      <w:pPr>
        <w:pStyle w:val="xflie"/>
      </w:pPr>
      <w:r w:rsidRPr="00DD4640">
        <w:tab/>
      </w:r>
      <w:r w:rsidR="00046E00" w:rsidRPr="00DD4640">
        <w:t>Lösungen bewerten.</w:t>
      </w:r>
    </w:p>
    <w:p w14:paraId="6086E12D" w14:textId="77777777" w:rsidR="00273908" w:rsidRPr="00DD4640" w:rsidRDefault="00273908" w:rsidP="00DD4640">
      <w:pPr>
        <w:pStyle w:val="xflie"/>
      </w:pPr>
    </w:p>
    <w:p w14:paraId="35C3F033" w14:textId="2FFD3098" w:rsidR="00046E00" w:rsidRPr="00DD4640" w:rsidRDefault="00273908" w:rsidP="00DD4640">
      <w:pPr>
        <w:pStyle w:val="xflie"/>
        <w:rPr>
          <w:rStyle w:val="IntensiveHervorhebung"/>
          <w:color w:val="000000" w:themeColor="text1"/>
        </w:rPr>
      </w:pPr>
      <w:r w:rsidRPr="00DD4640">
        <w:rPr>
          <w:rStyle w:val="IntensiveHervorhebung"/>
          <w:color w:val="000000" w:themeColor="text1"/>
        </w:rPr>
        <w:tab/>
      </w:r>
      <w:r w:rsidR="00046E00" w:rsidRPr="00DD4640">
        <w:rPr>
          <w:rStyle w:val="IntensiveHervorhebung"/>
          <w:color w:val="000000" w:themeColor="text1"/>
        </w:rPr>
        <w:t>Schritt 4:</w:t>
      </w:r>
    </w:p>
    <w:p w14:paraId="38E2963D" w14:textId="098EED9B" w:rsidR="00046E00" w:rsidRPr="00DD4640" w:rsidRDefault="00273908" w:rsidP="00DD4640">
      <w:pPr>
        <w:pStyle w:val="xflie"/>
      </w:pPr>
      <w:r w:rsidRPr="00DD4640">
        <w:tab/>
      </w:r>
      <w:r w:rsidR="00046E00" w:rsidRPr="00DD4640">
        <w:t>Empfehlung ableiten.</w:t>
      </w:r>
    </w:p>
    <w:p w14:paraId="1BBFEB5A" w14:textId="77777777" w:rsidR="00273908" w:rsidRPr="00DD4640" w:rsidRDefault="00273908" w:rsidP="00DD4640">
      <w:pPr>
        <w:pStyle w:val="xflie"/>
      </w:pPr>
    </w:p>
    <w:p w14:paraId="67AA8776" w14:textId="77777777" w:rsidR="00046E00" w:rsidRPr="00DD4640" w:rsidRDefault="00046E00" w:rsidP="00DD4640">
      <w:pPr>
        <w:pStyle w:val="xflie"/>
      </w:pPr>
      <w:r w:rsidRPr="00DD4640">
        <w:t>Diese Technik liefert deutlich bessere Ergebnisse als Einmal-Prompts.</w:t>
      </w:r>
    </w:p>
    <w:p w14:paraId="5EF8CC14" w14:textId="77777777" w:rsidR="00A30C6F" w:rsidRPr="00DD4640" w:rsidRDefault="00A30C6F" w:rsidP="00DD4640">
      <w:pPr>
        <w:pStyle w:val="xflie"/>
      </w:pPr>
    </w:p>
    <w:p w14:paraId="3E6179F4" w14:textId="77777777" w:rsidR="00A30C6F" w:rsidRPr="00DD4640" w:rsidRDefault="00A30C6F" w:rsidP="00DD4640">
      <w:pPr>
        <w:pStyle w:val="xflie"/>
      </w:pPr>
    </w:p>
    <w:p w14:paraId="39FD96A0" w14:textId="5179D8A0" w:rsidR="00046E00" w:rsidRDefault="00046E00" w:rsidP="007003DB">
      <w:pPr>
        <w:pStyle w:val="berschrift2"/>
      </w:pPr>
      <w:r>
        <w:t>Technik 5</w:t>
      </w:r>
      <w:r w:rsidR="005C2844">
        <w:t xml:space="preserve"> </w:t>
      </w:r>
      <w:r>
        <w:t>Konsistenzprüfung</w:t>
      </w:r>
    </w:p>
    <w:p w14:paraId="50884227" w14:textId="53A0993B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165EBDB1" w14:textId="4A26B446" w:rsidR="00046E00" w:rsidRPr="00DD4640" w:rsidRDefault="00273908" w:rsidP="00DD4640">
      <w:pPr>
        <w:pStyle w:val="xflie"/>
      </w:pPr>
      <w:r w:rsidRPr="00DD4640">
        <w:tab/>
      </w:r>
      <w:r w:rsidR="00046E00" w:rsidRPr="00DD4640">
        <w:t xml:space="preserve">Prüfe den gesamten Text auf Widersprüche, Dopplungen und logische </w:t>
      </w:r>
      <w:r w:rsidRPr="00DD4640">
        <w:tab/>
      </w:r>
      <w:r w:rsidR="00046E00" w:rsidRPr="00DD4640">
        <w:t>Fehler.</w:t>
      </w:r>
    </w:p>
    <w:p w14:paraId="4B9FFBE1" w14:textId="77777777" w:rsidR="00046E00" w:rsidRPr="00837D7B" w:rsidRDefault="00046E00" w:rsidP="007003DB">
      <w:pPr>
        <w:pStyle w:val="berschrift4"/>
      </w:pPr>
      <w:r w:rsidRPr="00837D7B">
        <w:t>Ideal für:</w:t>
      </w:r>
    </w:p>
    <w:p w14:paraId="538EB2A4" w14:textId="0C443034" w:rsidR="00046E00" w:rsidRPr="00837D7B" w:rsidRDefault="00046E00" w:rsidP="003D3557">
      <w:pPr>
        <w:pStyle w:val="bulletpoints"/>
        <w:framePr w:wrap="around"/>
      </w:pPr>
      <w:r w:rsidRPr="00837D7B">
        <w:t>B</w:t>
      </w:r>
      <w:r w:rsidRPr="00837D7B">
        <w:rPr>
          <w:rFonts w:cs="Raleway"/>
        </w:rPr>
        <w:t>ü</w:t>
      </w:r>
      <w:r w:rsidRPr="00837D7B">
        <w:t>cher</w:t>
      </w:r>
    </w:p>
    <w:p w14:paraId="2468177E" w14:textId="7554B6D2" w:rsidR="00046E00" w:rsidRPr="00837D7B" w:rsidRDefault="00046E00" w:rsidP="003D3557">
      <w:pPr>
        <w:pStyle w:val="bulletpoints"/>
        <w:framePr w:wrap="around"/>
      </w:pPr>
      <w:r w:rsidRPr="00837D7B">
        <w:t>Whitepaper</w:t>
      </w:r>
    </w:p>
    <w:p w14:paraId="485A156A" w14:textId="4DF68E66" w:rsidR="00046E00" w:rsidRPr="00837D7B" w:rsidRDefault="00046E00" w:rsidP="003D3557">
      <w:pPr>
        <w:pStyle w:val="bulletpoints"/>
        <w:framePr w:wrap="around"/>
      </w:pPr>
      <w:r w:rsidRPr="00837D7B">
        <w:t>Angebote</w:t>
      </w:r>
    </w:p>
    <w:p w14:paraId="42F458C7" w14:textId="06C1CB08" w:rsidR="00046E00" w:rsidRPr="00837D7B" w:rsidRDefault="00046E00" w:rsidP="003D3557">
      <w:pPr>
        <w:pStyle w:val="bulletpoints"/>
        <w:framePr w:wrap="around"/>
      </w:pPr>
      <w:r w:rsidRPr="00837D7B">
        <w:t>Strategiepapiere</w:t>
      </w:r>
    </w:p>
    <w:p w14:paraId="32FE98E5" w14:textId="3A2774C8" w:rsidR="00046E00" w:rsidRDefault="00046E00" w:rsidP="000772C4">
      <w:pPr>
        <w:tabs>
          <w:tab w:val="left" w:pos="709"/>
          <w:tab w:val="left" w:pos="1701"/>
          <w:tab w:val="left" w:pos="2835"/>
        </w:tabs>
      </w:pPr>
    </w:p>
    <w:p w14:paraId="1A5E63C8" w14:textId="77777777" w:rsidR="00273908" w:rsidRPr="00DD4640" w:rsidRDefault="00273908" w:rsidP="00DD4640">
      <w:pPr>
        <w:pStyle w:val="xflie"/>
      </w:pPr>
    </w:p>
    <w:p w14:paraId="610C79F8" w14:textId="2EB6572E" w:rsidR="00046E00" w:rsidRDefault="00046E00" w:rsidP="007003DB">
      <w:pPr>
        <w:pStyle w:val="berschrift2"/>
      </w:pPr>
      <w:r>
        <w:t>Technik 6</w:t>
      </w:r>
      <w:r w:rsidR="005C2844">
        <w:t xml:space="preserve"> </w:t>
      </w:r>
      <w:r>
        <w:t>Rollenwechsel</w:t>
      </w:r>
    </w:p>
    <w:p w14:paraId="36B001ED" w14:textId="50CFCD6C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1946AAFB" w14:textId="635F63BD" w:rsidR="00046E00" w:rsidRPr="00DD4640" w:rsidRDefault="00273908" w:rsidP="00DD4640">
      <w:pPr>
        <w:pStyle w:val="xflie"/>
      </w:pPr>
      <w:r w:rsidRPr="00DD4640">
        <w:tab/>
      </w:r>
      <w:r w:rsidR="00046E00" w:rsidRPr="00DD4640">
        <w:t xml:space="preserve">Beurteile das Angebot zuerst als Kunde, dann als Geschäftsführer und </w:t>
      </w:r>
      <w:r w:rsidRPr="00DD4640">
        <w:tab/>
      </w:r>
      <w:r w:rsidR="00046E00" w:rsidRPr="00DD4640">
        <w:t>anschließend als Investor.</w:t>
      </w:r>
    </w:p>
    <w:p w14:paraId="553091E4" w14:textId="77777777" w:rsidR="00273908" w:rsidRPr="00DD4640" w:rsidRDefault="00273908" w:rsidP="00DD4640">
      <w:pPr>
        <w:pStyle w:val="xflie"/>
      </w:pPr>
    </w:p>
    <w:p w14:paraId="471A1668" w14:textId="77777777" w:rsidR="00046E00" w:rsidRPr="00DD4640" w:rsidRDefault="00046E00" w:rsidP="00DD4640">
      <w:pPr>
        <w:pStyle w:val="xflie"/>
      </w:pPr>
      <w:r w:rsidRPr="00DD4640">
        <w:t>Dadurch werden neue Blickwinkel sichtbar.</w:t>
      </w:r>
    </w:p>
    <w:p w14:paraId="0A764B0B" w14:textId="7BD04379" w:rsidR="00046E00" w:rsidRDefault="00046E00" w:rsidP="007003DB">
      <w:pPr>
        <w:pStyle w:val="berschrift2"/>
      </w:pPr>
      <w:r w:rsidRPr="00837D7B">
        <w:t>Technik</w:t>
      </w:r>
      <w:r>
        <w:t xml:space="preserve"> 7</w:t>
      </w:r>
      <w:r w:rsidR="005C2844">
        <w:t xml:space="preserve"> </w:t>
      </w:r>
      <w:r>
        <w:t>Selbstoptimierung</w:t>
      </w:r>
    </w:p>
    <w:p w14:paraId="77299A1E" w14:textId="3A89BF0A" w:rsidR="00046E00" w:rsidRPr="00837D7B" w:rsidRDefault="00273908" w:rsidP="00A76631">
      <w:pPr>
        <w:pStyle w:val="Beispiel"/>
      </w:pPr>
      <w:r>
        <w:tab/>
      </w:r>
      <w:r w:rsidR="00046E00" w:rsidRPr="00837D7B">
        <w:t>Beispiel:</w:t>
      </w:r>
    </w:p>
    <w:p w14:paraId="120A68C9" w14:textId="7D75151E" w:rsidR="00046E00" w:rsidRPr="00DD4640" w:rsidRDefault="00273908" w:rsidP="00DD4640">
      <w:pPr>
        <w:pStyle w:val="xflie"/>
      </w:pPr>
      <w:r w:rsidRPr="00DD4640">
        <w:tab/>
      </w:r>
      <w:r w:rsidR="00046E00" w:rsidRPr="00DD4640">
        <w:t xml:space="preserve">Optimiere diesen Prompt. Erhöhe Präzision, Vollständigkeit und </w:t>
      </w:r>
      <w:r w:rsidRPr="00DD4640">
        <w:tab/>
      </w:r>
      <w:r w:rsidR="00046E00" w:rsidRPr="00DD4640">
        <w:t>Ergebnisqualität. Begründe jede Änderung.</w:t>
      </w:r>
    </w:p>
    <w:p w14:paraId="6349A5D3" w14:textId="77777777" w:rsidR="00273908" w:rsidRPr="00DD4640" w:rsidRDefault="00273908" w:rsidP="00DD4640">
      <w:pPr>
        <w:pStyle w:val="xflie"/>
      </w:pPr>
    </w:p>
    <w:p w14:paraId="3462B279" w14:textId="77777777" w:rsidR="00046E00" w:rsidRDefault="00046E00" w:rsidP="007A60A3">
      <w:pPr>
        <w:pStyle w:val="hinweis"/>
      </w:pPr>
      <w:r w:rsidRPr="00837D7B">
        <w:t>Diese Technik gehört zu den leistungsstärksten Methoden im gesamten Prompt Engineering.</w:t>
      </w:r>
    </w:p>
    <w:p w14:paraId="4F4ED0B1" w14:textId="77777777" w:rsidR="00865989" w:rsidRPr="00DD4640" w:rsidRDefault="00865989" w:rsidP="00DD4640">
      <w:pPr>
        <w:pStyle w:val="xflie"/>
      </w:pPr>
    </w:p>
    <w:p w14:paraId="77532CC1" w14:textId="77777777" w:rsidR="00865989" w:rsidRPr="00DD4640" w:rsidRDefault="00865989" w:rsidP="00DD4640">
      <w:pPr>
        <w:pStyle w:val="xflie"/>
      </w:pPr>
    </w:p>
    <w:p w14:paraId="1AAD0536" w14:textId="5C9A863D" w:rsidR="00865989" w:rsidRDefault="00865989" w:rsidP="007003DB">
      <w:pPr>
        <w:pStyle w:val="berschrift2"/>
      </w:pPr>
      <w:r>
        <w:t>Übergang Kapitel 7</w:t>
      </w:r>
    </w:p>
    <w:p w14:paraId="7833015F" w14:textId="77777777" w:rsidR="007003DB" w:rsidRPr="00DD4640" w:rsidRDefault="009425F6" w:rsidP="00DD4640">
      <w:pPr>
        <w:pStyle w:val="xflie"/>
      </w:pPr>
      <w:r w:rsidRPr="00DD4640">
        <w:t xml:space="preserve">Kapitel </w:t>
      </w:r>
      <w:r w:rsidR="007003DB" w:rsidRPr="00DD4640">
        <w:t>7</w:t>
      </w:r>
      <w:r w:rsidRPr="00DD4640">
        <w:t xml:space="preserve"> Beginn </w:t>
      </w:r>
      <w:r w:rsidR="007003DB" w:rsidRPr="00DD4640">
        <w:t>mit</w:t>
      </w:r>
      <w:r w:rsidRPr="00DD4640">
        <w:t xml:space="preserve"> Standardisierung Aufbau, Kategorien. </w:t>
      </w:r>
    </w:p>
    <w:p w14:paraId="6C9540BA" w14:textId="2DFA58F2" w:rsidR="009425F6" w:rsidRPr="00DD4640" w:rsidRDefault="009425F6" w:rsidP="00DD4640">
      <w:pPr>
        <w:pStyle w:val="xflie"/>
      </w:pPr>
      <w:r w:rsidRPr="00DD4640">
        <w:t>Das Grundgerüst der Bibliothek</w:t>
      </w:r>
    </w:p>
    <w:p w14:paraId="26972FAD" w14:textId="77777777" w:rsidR="006E1BDD" w:rsidRPr="00837D7B" w:rsidRDefault="006E1BDD" w:rsidP="000772C4">
      <w:pPr>
        <w:tabs>
          <w:tab w:val="left" w:pos="709"/>
          <w:tab w:val="left" w:pos="1701"/>
          <w:tab w:val="left" w:pos="2835"/>
        </w:tabs>
      </w:pPr>
      <w:r w:rsidRPr="00837D7B">
        <w:br w:type="page"/>
      </w:r>
    </w:p>
    <w:p w14:paraId="7C2355FC" w14:textId="77777777" w:rsidR="00F11FA7" w:rsidRPr="00F11FA7" w:rsidRDefault="00F11FA7" w:rsidP="000772C4">
      <w:pPr>
        <w:pStyle w:val="Titel"/>
        <w:tabs>
          <w:tab w:val="left" w:pos="709"/>
          <w:tab w:val="left" w:pos="1701"/>
          <w:tab w:val="left" w:pos="2835"/>
        </w:tabs>
      </w:pPr>
      <w:r w:rsidRPr="00F11FA7">
        <w:t>KAPITEL 7 – PROMPT-BIBLIOTHEKEN &amp; STANDARDISIERUNG</w:t>
      </w:r>
    </w:p>
    <w:p w14:paraId="72A6A7AB" w14:textId="77777777" w:rsidR="00F11FA7" w:rsidRPr="00F11FA7" w:rsidRDefault="00F11FA7" w:rsidP="000772C4">
      <w:pPr>
        <w:pStyle w:val="Untertitel"/>
        <w:tabs>
          <w:tab w:val="left" w:pos="709"/>
          <w:tab w:val="left" w:pos="1701"/>
          <w:tab w:val="left" w:pos="2835"/>
        </w:tabs>
      </w:pPr>
      <w:r w:rsidRPr="00F11FA7">
        <w:t>Wie wiederverwendbare Prompt-Systeme entstehen</w:t>
      </w:r>
    </w:p>
    <w:p w14:paraId="7E7B4686" w14:textId="1A9D6DE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A4D892D" w14:textId="782578D6" w:rsidR="00F11FA7" w:rsidRPr="00F11FA7" w:rsidRDefault="00F11FA7" w:rsidP="007003DB">
      <w:pPr>
        <w:pStyle w:val="berschrift2"/>
      </w:pPr>
      <w:r w:rsidRPr="00F11FA7">
        <w:t>Grundprinzip</w:t>
      </w:r>
    </w:p>
    <w:p w14:paraId="6B945EFC" w14:textId="77777777" w:rsidR="00F11FA7" w:rsidRPr="00DD4640" w:rsidRDefault="00F11FA7" w:rsidP="00DD4640">
      <w:pPr>
        <w:pStyle w:val="xflie"/>
      </w:pPr>
      <w:r w:rsidRPr="00DD4640">
        <w:t>Ein guter Prompt löst ein einzelnes Problem.</w:t>
      </w:r>
    </w:p>
    <w:p w14:paraId="0DB37009" w14:textId="77777777" w:rsidR="007003DB" w:rsidRPr="00DD4640" w:rsidRDefault="007003DB" w:rsidP="00DD4640">
      <w:pPr>
        <w:pStyle w:val="xflie"/>
      </w:pPr>
    </w:p>
    <w:p w14:paraId="360CC902" w14:textId="77777777" w:rsidR="00F11FA7" w:rsidRPr="00DD4640" w:rsidRDefault="00F11FA7" w:rsidP="00DD4640">
      <w:pPr>
        <w:pStyle w:val="xflie"/>
      </w:pPr>
      <w:r w:rsidRPr="00DD4640">
        <w:t>Eine gute Prompt-Bibliothek löst ein Problem dauerhaft.</w:t>
      </w:r>
    </w:p>
    <w:p w14:paraId="41CBCA55" w14:textId="77777777" w:rsidR="007003DB" w:rsidRPr="00DD4640" w:rsidRDefault="007003DB" w:rsidP="00DD4640">
      <w:pPr>
        <w:pStyle w:val="xflie"/>
      </w:pPr>
    </w:p>
    <w:p w14:paraId="23881517" w14:textId="77777777" w:rsidR="00F11FA7" w:rsidRPr="00DD4640" w:rsidRDefault="00F11FA7" w:rsidP="00DD4640">
      <w:pPr>
        <w:pStyle w:val="xflie"/>
      </w:pPr>
      <w:r w:rsidRPr="00DD4640">
        <w:t>Der größte Produktivitätsgewinn entsteht nicht durch das Schreiben neuer Prompts.</w:t>
      </w:r>
    </w:p>
    <w:p w14:paraId="5219B604" w14:textId="77777777" w:rsidR="007003DB" w:rsidRPr="00DD4640" w:rsidRDefault="007003DB" w:rsidP="00DD4640">
      <w:pPr>
        <w:pStyle w:val="xflie"/>
      </w:pPr>
    </w:p>
    <w:p w14:paraId="369DD225" w14:textId="33D6CA40" w:rsidR="00F11FA7" w:rsidRPr="00DD4640" w:rsidRDefault="00F11FA7" w:rsidP="00DD4640">
      <w:pPr>
        <w:pStyle w:val="xflie"/>
      </w:pPr>
      <w:r w:rsidRPr="00DD4640">
        <w:t>Er entsteht durch Wiederverwendung bewährter Prompts.</w:t>
      </w:r>
    </w:p>
    <w:p w14:paraId="5F93B785" w14:textId="2C0318AA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4175389E" w14:textId="77777777" w:rsidR="007003DB" w:rsidRPr="00DD4640" w:rsidRDefault="007003DB" w:rsidP="00DD4640">
      <w:pPr>
        <w:pStyle w:val="xflie"/>
      </w:pPr>
    </w:p>
    <w:p w14:paraId="40F4609A" w14:textId="77777777" w:rsidR="00F11FA7" w:rsidRPr="00F11FA7" w:rsidRDefault="00F11FA7" w:rsidP="007003DB">
      <w:pPr>
        <w:pStyle w:val="berschrift2"/>
      </w:pPr>
      <w:r w:rsidRPr="00F11FA7">
        <w:t>Warum Prompt-Bibliotheken notwendig sind</w:t>
      </w:r>
    </w:p>
    <w:p w14:paraId="7A2AD460" w14:textId="606F1A91" w:rsidR="00F11FA7" w:rsidRPr="004F1376" w:rsidRDefault="00F11FA7" w:rsidP="007003DB">
      <w:pPr>
        <w:pStyle w:val="berschrift4"/>
      </w:pPr>
      <w:r w:rsidRPr="004F1376">
        <w:t>Ohne zentrale Bibliothek entstehen:</w:t>
      </w:r>
    </w:p>
    <w:p w14:paraId="58225E4F" w14:textId="5160E40D" w:rsidR="00F11FA7" w:rsidRPr="00F11FA7" w:rsidRDefault="00F11FA7" w:rsidP="003D3557">
      <w:pPr>
        <w:pStyle w:val="bulletpoints"/>
        <w:framePr w:wrap="around"/>
      </w:pPr>
      <w:r w:rsidRPr="00F11FA7">
        <w:t>doppelte Arbeit</w:t>
      </w:r>
    </w:p>
    <w:p w14:paraId="3988EB38" w14:textId="0D199FE4" w:rsidR="00F11FA7" w:rsidRPr="00F11FA7" w:rsidRDefault="00F11FA7" w:rsidP="003D3557">
      <w:pPr>
        <w:pStyle w:val="bulletpoints"/>
        <w:framePr w:wrap="around"/>
      </w:pPr>
      <w:r w:rsidRPr="00F11FA7">
        <w:t>unterschiedliche Prompt-Versionen</w:t>
      </w:r>
    </w:p>
    <w:p w14:paraId="54B49A1C" w14:textId="2B17A726" w:rsidR="00F11FA7" w:rsidRPr="00F11FA7" w:rsidRDefault="00F11FA7" w:rsidP="003D3557">
      <w:pPr>
        <w:pStyle w:val="bulletpoints"/>
        <w:framePr w:wrap="around"/>
      </w:pPr>
      <w:r w:rsidRPr="00F11FA7">
        <w:t>inkonsistente Ergebnisse</w:t>
      </w:r>
    </w:p>
    <w:p w14:paraId="2F890B0D" w14:textId="457434EC" w:rsidR="00F11FA7" w:rsidRPr="00F11FA7" w:rsidRDefault="00F11FA7" w:rsidP="003D3557">
      <w:pPr>
        <w:pStyle w:val="bulletpoints"/>
        <w:framePr w:wrap="around"/>
      </w:pPr>
      <w:r w:rsidRPr="00F11FA7">
        <w:t>Wissensverlust</w:t>
      </w:r>
    </w:p>
    <w:p w14:paraId="3779B443" w14:textId="161F0C97" w:rsidR="00F11FA7" w:rsidRPr="00F11FA7" w:rsidRDefault="00F11FA7" w:rsidP="003D3557">
      <w:pPr>
        <w:pStyle w:val="bulletpoints"/>
        <w:framePr w:wrap="around"/>
      </w:pPr>
      <w:r w:rsidRPr="00F11FA7">
        <w:t>fehlende Qualitätsstandards</w:t>
      </w:r>
    </w:p>
    <w:p w14:paraId="53052D34" w14:textId="77777777" w:rsidR="00F11FA7" w:rsidRPr="00DD4640" w:rsidRDefault="00F11FA7" w:rsidP="00DD4640">
      <w:pPr>
        <w:pStyle w:val="xflie"/>
      </w:pPr>
      <w:r w:rsidRPr="00DD4640">
        <w:t>Jeder Mitarbeiter entwickelt eigene Arbeitsweisen.</w:t>
      </w:r>
    </w:p>
    <w:p w14:paraId="551B4A7C" w14:textId="77777777" w:rsidR="007003DB" w:rsidRPr="00DD4640" w:rsidRDefault="00F11FA7" w:rsidP="00DD4640">
      <w:pPr>
        <w:pStyle w:val="xflie"/>
      </w:pPr>
      <w:r w:rsidRPr="00DD4640">
        <w:t>Die Qualität wird zufällig.</w:t>
      </w:r>
    </w:p>
    <w:p w14:paraId="44FCB3A2" w14:textId="77777777" w:rsidR="007003DB" w:rsidRPr="00DD4640" w:rsidRDefault="007003DB" w:rsidP="00DD4640">
      <w:pPr>
        <w:pStyle w:val="xflie"/>
      </w:pPr>
    </w:p>
    <w:p w14:paraId="1844CB81" w14:textId="66E568AC" w:rsidR="00F11FA7" w:rsidRPr="00F11FA7" w:rsidRDefault="00F11FA7" w:rsidP="007003DB">
      <w:pPr>
        <w:pStyle w:val="berschrift4"/>
      </w:pPr>
      <w:r w:rsidRPr="00F11FA7">
        <w:t>Mit einer zentralen Bibliothek entstehen:</w:t>
      </w:r>
    </w:p>
    <w:p w14:paraId="223FE16B" w14:textId="0CE848D8" w:rsidR="00F11FA7" w:rsidRPr="00F11FA7" w:rsidRDefault="00F11FA7" w:rsidP="003D3557">
      <w:pPr>
        <w:pStyle w:val="bulletpoints"/>
        <w:framePr w:wrap="around"/>
      </w:pPr>
      <w:r w:rsidRPr="00F11FA7">
        <w:t>einheitliche Ergebnisse</w:t>
      </w:r>
    </w:p>
    <w:p w14:paraId="07B77947" w14:textId="04495902" w:rsidR="00F11FA7" w:rsidRPr="00F11FA7" w:rsidRDefault="00F11FA7" w:rsidP="003D3557">
      <w:pPr>
        <w:pStyle w:val="bulletpoints"/>
        <w:framePr w:wrap="around"/>
      </w:pPr>
      <w:r w:rsidRPr="00F11FA7">
        <w:t>reproduzierbare Qualität</w:t>
      </w:r>
    </w:p>
    <w:p w14:paraId="24B43D23" w14:textId="463F32E7" w:rsidR="00F11FA7" w:rsidRPr="00F11FA7" w:rsidRDefault="00F11FA7" w:rsidP="003D3557">
      <w:pPr>
        <w:pStyle w:val="bulletpoints"/>
        <w:framePr w:wrap="around"/>
      </w:pPr>
      <w:r w:rsidRPr="00F11FA7">
        <w:t>schnellere Einarbeitung</w:t>
      </w:r>
    </w:p>
    <w:p w14:paraId="319A1EDD" w14:textId="019096BF" w:rsidR="00F11FA7" w:rsidRPr="00F11FA7" w:rsidRDefault="00F11FA7" w:rsidP="003D3557">
      <w:pPr>
        <w:pStyle w:val="bulletpoints"/>
        <w:framePr w:wrap="around"/>
      </w:pPr>
      <w:r w:rsidRPr="00F11FA7">
        <w:t>weniger Fehler</w:t>
      </w:r>
    </w:p>
    <w:p w14:paraId="009ED224" w14:textId="22F3D429" w:rsidR="00F11FA7" w:rsidRPr="00F11FA7" w:rsidRDefault="00F11FA7" w:rsidP="003D3557">
      <w:pPr>
        <w:pStyle w:val="bulletpoints"/>
        <w:framePr w:wrap="around"/>
      </w:pPr>
      <w:r w:rsidRPr="00F11FA7">
        <w:t>kontinuierliche Verbesserung</w:t>
      </w:r>
    </w:p>
    <w:p w14:paraId="0A6C657F" w14:textId="77777777" w:rsidR="00F11FA7" w:rsidRPr="00F11FA7" w:rsidRDefault="00F11FA7" w:rsidP="007003DB">
      <w:pPr>
        <w:pStyle w:val="berschrift2"/>
      </w:pPr>
      <w:r w:rsidRPr="00F11FA7">
        <w:t>Aufbau einer Prompt-Bibliothek</w:t>
      </w:r>
    </w:p>
    <w:p w14:paraId="7B7E7D3E" w14:textId="77777777" w:rsidR="00F11FA7" w:rsidRPr="00DD4640" w:rsidRDefault="00F11FA7" w:rsidP="00DD4640">
      <w:pPr>
        <w:pStyle w:val="xflie"/>
      </w:pPr>
      <w:r w:rsidRPr="00DD4640">
        <w:t>Jeder Prompt wird als eigenständiger Baustein gespeichert.</w:t>
      </w:r>
    </w:p>
    <w:p w14:paraId="30574CC4" w14:textId="77777777" w:rsidR="007003DB" w:rsidRPr="00DD4640" w:rsidRDefault="007003DB" w:rsidP="00DD4640">
      <w:pPr>
        <w:pStyle w:val="xflie"/>
      </w:pPr>
    </w:p>
    <w:p w14:paraId="3E97B7FF" w14:textId="77777777" w:rsidR="00F11FA7" w:rsidRPr="00F11FA7" w:rsidRDefault="00F11FA7" w:rsidP="007003DB">
      <w:pPr>
        <w:pStyle w:val="berschrift4"/>
      </w:pPr>
      <w:r w:rsidRPr="00F11FA7">
        <w:t>Ein Prompt enthält immer:</w:t>
      </w:r>
    </w:p>
    <w:p w14:paraId="5D7A90DE" w14:textId="01839DA0" w:rsidR="00F11FA7" w:rsidRPr="00F11FA7" w:rsidRDefault="00F11FA7" w:rsidP="003D3557">
      <w:pPr>
        <w:pStyle w:val="bulletpoints"/>
        <w:framePr w:wrap="around"/>
      </w:pPr>
      <w:r w:rsidRPr="00F11FA7">
        <w:t>Name</w:t>
      </w:r>
    </w:p>
    <w:p w14:paraId="42148FAE" w14:textId="3142ABBD" w:rsidR="00F11FA7" w:rsidRPr="00F11FA7" w:rsidRDefault="00F11FA7" w:rsidP="003D3557">
      <w:pPr>
        <w:pStyle w:val="bulletpoints"/>
        <w:framePr w:wrap="around"/>
      </w:pPr>
      <w:r w:rsidRPr="00F11FA7">
        <w:t>Kategorie</w:t>
      </w:r>
    </w:p>
    <w:p w14:paraId="29D8E9CB" w14:textId="65C3365E" w:rsidR="00F11FA7" w:rsidRPr="00F11FA7" w:rsidRDefault="00F11FA7" w:rsidP="003D3557">
      <w:pPr>
        <w:pStyle w:val="bulletpoints"/>
        <w:framePr w:wrap="around"/>
      </w:pPr>
      <w:r w:rsidRPr="00F11FA7">
        <w:t>Zweck</w:t>
      </w:r>
    </w:p>
    <w:p w14:paraId="018DD396" w14:textId="0D09AF26" w:rsidR="00F11FA7" w:rsidRPr="00F11FA7" w:rsidRDefault="00F11FA7" w:rsidP="003D3557">
      <w:pPr>
        <w:pStyle w:val="bulletpoints"/>
        <w:framePr w:wrap="around"/>
      </w:pPr>
      <w:r w:rsidRPr="00F11FA7">
        <w:t>Prompt-Text</w:t>
      </w:r>
    </w:p>
    <w:p w14:paraId="38FAD5DE" w14:textId="4790EB51" w:rsidR="00F11FA7" w:rsidRPr="00F11FA7" w:rsidRDefault="00F11FA7" w:rsidP="003D3557">
      <w:pPr>
        <w:pStyle w:val="bulletpoints"/>
        <w:framePr w:wrap="around"/>
      </w:pPr>
      <w:r w:rsidRPr="00F11FA7">
        <w:t>Eingabeparameter</w:t>
      </w:r>
    </w:p>
    <w:p w14:paraId="09EB7E38" w14:textId="1DA06A34" w:rsidR="00F11FA7" w:rsidRPr="00F11FA7" w:rsidRDefault="00F11FA7" w:rsidP="003D3557">
      <w:pPr>
        <w:pStyle w:val="bulletpoints"/>
        <w:framePr w:wrap="around"/>
      </w:pPr>
      <w:r w:rsidRPr="00F11FA7">
        <w:t>erwartete Ausgabe</w:t>
      </w:r>
    </w:p>
    <w:p w14:paraId="2A55DDBF" w14:textId="2E171652" w:rsidR="00F11FA7" w:rsidRPr="00F11FA7" w:rsidRDefault="00F11FA7" w:rsidP="003D3557">
      <w:pPr>
        <w:pStyle w:val="bulletpoints"/>
        <w:framePr w:wrap="around"/>
      </w:pPr>
      <w:r w:rsidRPr="00F11FA7">
        <w:t>Version</w:t>
      </w:r>
    </w:p>
    <w:p w14:paraId="3B28B317" w14:textId="46C021ED" w:rsidR="00F11FA7" w:rsidRPr="00F11FA7" w:rsidRDefault="00F11FA7" w:rsidP="003D3557">
      <w:pPr>
        <w:pStyle w:val="bulletpoints"/>
        <w:framePr w:wrap="around"/>
      </w:pPr>
      <w:r w:rsidRPr="00F11FA7">
        <w:t>Änderungsverlauf</w:t>
      </w:r>
    </w:p>
    <w:p w14:paraId="67F0507F" w14:textId="77777777" w:rsidR="00F11FA7" w:rsidRPr="00F11FA7" w:rsidRDefault="00F11FA7" w:rsidP="007003DB">
      <w:pPr>
        <w:pStyle w:val="berschrift4"/>
      </w:pPr>
      <w:r w:rsidRPr="00F11FA7">
        <w:t>Standardstruktur</w:t>
      </w:r>
    </w:p>
    <w:p w14:paraId="094D0DC7" w14:textId="77777777" w:rsidR="00F11FA7" w:rsidRPr="00F11FA7" w:rsidRDefault="00F11FA7" w:rsidP="003D3557">
      <w:pPr>
        <w:pStyle w:val="bulletpoints"/>
        <w:framePr w:wrap="around"/>
      </w:pPr>
      <w:proofErr w:type="spellStart"/>
      <w:r w:rsidRPr="00F11FA7">
        <w:t>Promptname</w:t>
      </w:r>
      <w:proofErr w:type="spellEnd"/>
      <w:r w:rsidRPr="00F11FA7">
        <w:t>:</w:t>
      </w:r>
    </w:p>
    <w:p w14:paraId="6C164583" w14:textId="77777777" w:rsidR="00F11FA7" w:rsidRPr="00F11FA7" w:rsidRDefault="00F11FA7" w:rsidP="003D3557">
      <w:pPr>
        <w:pStyle w:val="bulletpoints"/>
        <w:framePr w:wrap="around"/>
      </w:pPr>
      <w:r w:rsidRPr="00F11FA7">
        <w:t>Zweck:</w:t>
      </w:r>
    </w:p>
    <w:p w14:paraId="2D75919A" w14:textId="77777777" w:rsidR="00F11FA7" w:rsidRPr="00F11FA7" w:rsidRDefault="00F11FA7" w:rsidP="003D3557">
      <w:pPr>
        <w:pStyle w:val="bulletpoints"/>
        <w:framePr w:wrap="around"/>
      </w:pPr>
      <w:r w:rsidRPr="00F11FA7">
        <w:t>Einsatzbereich:</w:t>
      </w:r>
    </w:p>
    <w:p w14:paraId="125F80B6" w14:textId="77777777" w:rsidR="00F11FA7" w:rsidRPr="00F11FA7" w:rsidRDefault="00F11FA7" w:rsidP="003D3557">
      <w:pPr>
        <w:pStyle w:val="bulletpoints"/>
        <w:framePr w:wrap="around"/>
      </w:pPr>
      <w:r w:rsidRPr="00F11FA7">
        <w:t>Prompt:</w:t>
      </w:r>
    </w:p>
    <w:p w14:paraId="74D98FB2" w14:textId="77777777" w:rsidR="00F11FA7" w:rsidRPr="00F11FA7" w:rsidRDefault="00F11FA7" w:rsidP="003D3557">
      <w:pPr>
        <w:pStyle w:val="bulletpoints"/>
        <w:framePr w:wrap="around"/>
      </w:pPr>
      <w:r w:rsidRPr="00F11FA7">
        <w:t>Eingaben:</w:t>
      </w:r>
    </w:p>
    <w:p w14:paraId="596A87BD" w14:textId="77777777" w:rsidR="00F11FA7" w:rsidRPr="00F11FA7" w:rsidRDefault="00F11FA7" w:rsidP="003D3557">
      <w:pPr>
        <w:pStyle w:val="bulletpoints"/>
        <w:framePr w:wrap="around"/>
      </w:pPr>
      <w:r w:rsidRPr="00F11FA7">
        <w:t>Ausgabeformat:</w:t>
      </w:r>
    </w:p>
    <w:p w14:paraId="66E64309" w14:textId="77777777" w:rsidR="00F11FA7" w:rsidRPr="00F11FA7" w:rsidRDefault="00F11FA7" w:rsidP="003D3557">
      <w:pPr>
        <w:pStyle w:val="bulletpoints"/>
        <w:framePr w:wrap="around"/>
      </w:pPr>
      <w:r w:rsidRPr="00F11FA7">
        <w:t>Version:</w:t>
      </w:r>
    </w:p>
    <w:p w14:paraId="2AA6A742" w14:textId="77777777" w:rsidR="00F11FA7" w:rsidRPr="00F11FA7" w:rsidRDefault="00F11FA7" w:rsidP="003D3557">
      <w:pPr>
        <w:pStyle w:val="bulletpoints"/>
        <w:framePr w:wrap="around"/>
      </w:pPr>
      <w:r w:rsidRPr="00F11FA7">
        <w:t>Letzte Änderung:</w:t>
      </w:r>
    </w:p>
    <w:p w14:paraId="566B5389" w14:textId="77777777" w:rsidR="00F11FA7" w:rsidRPr="00F11FA7" w:rsidRDefault="00F11FA7" w:rsidP="003D3557">
      <w:pPr>
        <w:pStyle w:val="bulletpoints"/>
        <w:framePr w:wrap="around"/>
      </w:pPr>
      <w:r w:rsidRPr="00F11FA7">
        <w:t>Verantwortlicher:</w:t>
      </w:r>
    </w:p>
    <w:p w14:paraId="6E709053" w14:textId="3DD7C80F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118793C" w14:textId="42F5AA09" w:rsidR="004F1376" w:rsidRDefault="004F1376" w:rsidP="007003DB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rPr>
          <w:rFonts w:ascii="Code Pro" w:eastAsiaTheme="majorEastAsia" w:hAnsi="Code Pro" w:cstheme="majorBidi"/>
          <w:b/>
          <w:iCs/>
          <w:szCs w:val="32"/>
        </w:rPr>
      </w:pPr>
    </w:p>
    <w:p w14:paraId="6F5DAD05" w14:textId="708A9F91" w:rsidR="00F11FA7" w:rsidRPr="00F11FA7" w:rsidRDefault="00F11FA7" w:rsidP="007003DB">
      <w:pPr>
        <w:pStyle w:val="berschrift2"/>
      </w:pPr>
      <w:r w:rsidRPr="00F11FA7">
        <w:t>Kategorien strukturieren</w:t>
      </w:r>
    </w:p>
    <w:p w14:paraId="77C3962B" w14:textId="77777777" w:rsidR="00F11FA7" w:rsidRPr="00DD4640" w:rsidRDefault="00F11FA7" w:rsidP="00DD4640">
      <w:pPr>
        <w:pStyle w:val="xflie"/>
      </w:pPr>
      <w:r w:rsidRPr="00DD4640">
        <w:t>Prompts werden nach Anwendungsbereichen organisiert.</w:t>
      </w:r>
    </w:p>
    <w:p w14:paraId="45758C32" w14:textId="77777777" w:rsidR="007003DB" w:rsidRPr="00DD4640" w:rsidRDefault="007003DB" w:rsidP="00DD4640">
      <w:pPr>
        <w:pStyle w:val="xflie"/>
      </w:pPr>
    </w:p>
    <w:p w14:paraId="2564EB7B" w14:textId="50075C87" w:rsidR="00F11FA7" w:rsidRPr="00DD4640" w:rsidRDefault="00F11FA7" w:rsidP="00DD4640">
      <w:pPr>
        <w:pStyle w:val="xflie"/>
      </w:pPr>
      <w:r w:rsidRPr="00DD4640">
        <w:t>Beispiel:</w:t>
      </w:r>
    </w:p>
    <w:p w14:paraId="44848CDC" w14:textId="77777777" w:rsidR="007003DB" w:rsidRPr="00DD4640" w:rsidRDefault="007003DB" w:rsidP="00DD4640">
      <w:pPr>
        <w:pStyle w:val="xflie"/>
      </w:pPr>
    </w:p>
    <w:p w14:paraId="2BAA8AE7" w14:textId="77777777" w:rsidR="00F11FA7" w:rsidRPr="00F11FA7" w:rsidRDefault="00F11FA7" w:rsidP="007003DB">
      <w:pPr>
        <w:pStyle w:val="berschrift4"/>
      </w:pPr>
      <w:r w:rsidRPr="00F11FA7">
        <w:t>Führung &amp; Entscheidungen</w:t>
      </w:r>
    </w:p>
    <w:p w14:paraId="489F82C1" w14:textId="2A5FF648" w:rsidR="00F11FA7" w:rsidRPr="00F11FA7" w:rsidRDefault="00F11FA7" w:rsidP="003D3557">
      <w:pPr>
        <w:pStyle w:val="bulletpoints"/>
        <w:framePr w:wrap="around"/>
      </w:pPr>
      <w:r w:rsidRPr="00F11FA7">
        <w:t xml:space="preserve"> Entscheidungsanalyse</w:t>
      </w:r>
    </w:p>
    <w:p w14:paraId="2A6800DA" w14:textId="2034F321" w:rsidR="00F11FA7" w:rsidRPr="00F11FA7" w:rsidRDefault="00F11FA7" w:rsidP="003D3557">
      <w:pPr>
        <w:pStyle w:val="bulletpoints"/>
        <w:framePr w:wrap="around"/>
      </w:pPr>
      <w:r w:rsidRPr="00F11FA7">
        <w:t xml:space="preserve"> Priorisierung</w:t>
      </w:r>
    </w:p>
    <w:p w14:paraId="72F583C2" w14:textId="68AF17E7" w:rsidR="00F11FA7" w:rsidRPr="00F11FA7" w:rsidRDefault="00F11FA7" w:rsidP="003D3557">
      <w:pPr>
        <w:pStyle w:val="bulletpoints"/>
        <w:framePr w:wrap="around"/>
      </w:pPr>
      <w:r w:rsidRPr="00F11FA7">
        <w:t xml:space="preserve"> Strategieentwicklung</w:t>
      </w:r>
    </w:p>
    <w:p w14:paraId="4FCC9E24" w14:textId="1DA04A04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77DB9DDF" w14:textId="77777777" w:rsidR="00F11FA7" w:rsidRPr="00F11FA7" w:rsidRDefault="00F11FA7" w:rsidP="007003DB">
      <w:pPr>
        <w:pStyle w:val="berschrift4"/>
      </w:pPr>
      <w:r w:rsidRPr="00F11FA7">
        <w:t>Finanzen &amp; Controlling</w:t>
      </w:r>
    </w:p>
    <w:p w14:paraId="3F446933" w14:textId="441F0F30" w:rsidR="00F11FA7" w:rsidRPr="00F11FA7" w:rsidRDefault="00F11FA7" w:rsidP="003D3557">
      <w:pPr>
        <w:pStyle w:val="bulletpoints"/>
        <w:framePr w:wrap="around"/>
      </w:pPr>
      <w:r w:rsidRPr="00F11FA7">
        <w:t xml:space="preserve"> Soll-Ist-Analyse</w:t>
      </w:r>
    </w:p>
    <w:p w14:paraId="3E84A6AA" w14:textId="76967941" w:rsidR="00F11FA7" w:rsidRPr="00F11FA7" w:rsidRDefault="00F11FA7" w:rsidP="003D3557">
      <w:pPr>
        <w:pStyle w:val="bulletpoints"/>
        <w:framePr w:wrap="around"/>
      </w:pPr>
      <w:r w:rsidRPr="00F11FA7">
        <w:t xml:space="preserve"> Liquiditätsplanung</w:t>
      </w:r>
    </w:p>
    <w:p w14:paraId="01FA9922" w14:textId="45540D46" w:rsidR="00F11FA7" w:rsidRPr="00F11FA7" w:rsidRDefault="002C5FAA" w:rsidP="003D3557">
      <w:pPr>
        <w:pStyle w:val="bulletpoints"/>
        <w:framePr w:wrap="around"/>
      </w:pPr>
      <w:r>
        <w:t xml:space="preserve"> </w:t>
      </w:r>
      <w:r w:rsidR="00F11FA7" w:rsidRPr="00F11FA7">
        <w:t>Budgetkontrolle</w:t>
      </w:r>
    </w:p>
    <w:p w14:paraId="05D16ADF" w14:textId="197C773C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4DFDA55C" w14:textId="77777777" w:rsidR="00F11FA7" w:rsidRPr="002C5FAA" w:rsidRDefault="00F11FA7" w:rsidP="007003DB">
      <w:pPr>
        <w:pStyle w:val="berschrift4"/>
      </w:pPr>
      <w:r w:rsidRPr="002C5FAA">
        <w:t>Kommunikation</w:t>
      </w:r>
    </w:p>
    <w:p w14:paraId="16BD9BAC" w14:textId="5F182884" w:rsidR="00F11FA7" w:rsidRPr="00F11FA7" w:rsidRDefault="00F11FA7" w:rsidP="003D3557">
      <w:pPr>
        <w:pStyle w:val="bulletpoints"/>
        <w:framePr w:wrap="around"/>
      </w:pPr>
      <w:r w:rsidRPr="00F11FA7">
        <w:t xml:space="preserve"> Kunden-E-Mails</w:t>
      </w:r>
    </w:p>
    <w:p w14:paraId="0309D733" w14:textId="3CD74B6F" w:rsidR="00F11FA7" w:rsidRPr="00F11FA7" w:rsidRDefault="00F11FA7" w:rsidP="003D3557">
      <w:pPr>
        <w:pStyle w:val="bulletpoints"/>
        <w:framePr w:wrap="around"/>
      </w:pPr>
      <w:r w:rsidRPr="00F11FA7">
        <w:t xml:space="preserve"> Eskalationen</w:t>
      </w:r>
    </w:p>
    <w:p w14:paraId="2B917E78" w14:textId="2A75C85A" w:rsidR="00F11FA7" w:rsidRPr="00F11FA7" w:rsidRDefault="00F11FA7" w:rsidP="003D3557">
      <w:pPr>
        <w:pStyle w:val="bulletpoints"/>
        <w:framePr w:wrap="around"/>
      </w:pPr>
      <w:r w:rsidRPr="00F11FA7">
        <w:t xml:space="preserve"> interne Kommunikation</w:t>
      </w:r>
    </w:p>
    <w:p w14:paraId="07AD8B41" w14:textId="6967796E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27C3F5EF" w14:textId="77777777" w:rsidR="00F11FA7" w:rsidRPr="00F11FA7" w:rsidRDefault="00F11FA7" w:rsidP="007003DB">
      <w:pPr>
        <w:pStyle w:val="berschrift4"/>
      </w:pPr>
      <w:r w:rsidRPr="00F11FA7">
        <w:t>Marketing &amp; Wachstum</w:t>
      </w:r>
    </w:p>
    <w:p w14:paraId="23BEA9F1" w14:textId="0B5C614B" w:rsidR="00F11FA7" w:rsidRPr="00F11FA7" w:rsidRDefault="00F11FA7" w:rsidP="003D3557">
      <w:pPr>
        <w:pStyle w:val="bulletpoints"/>
        <w:framePr w:wrap="around"/>
      </w:pPr>
      <w:r w:rsidRPr="00F11FA7">
        <w:t xml:space="preserve"> </w:t>
      </w:r>
      <w:proofErr w:type="spellStart"/>
      <w:r w:rsidRPr="00F11FA7">
        <w:t>Social</w:t>
      </w:r>
      <w:proofErr w:type="spellEnd"/>
      <w:r w:rsidRPr="00F11FA7">
        <w:t xml:space="preserve"> Media</w:t>
      </w:r>
    </w:p>
    <w:p w14:paraId="648A4D67" w14:textId="720D26FA" w:rsidR="00F11FA7" w:rsidRPr="00F11FA7" w:rsidRDefault="00F11FA7" w:rsidP="003D3557">
      <w:pPr>
        <w:pStyle w:val="bulletpoints"/>
        <w:framePr w:wrap="around"/>
      </w:pPr>
      <w:r w:rsidRPr="00F11FA7">
        <w:t xml:space="preserve"> SEO</w:t>
      </w:r>
    </w:p>
    <w:p w14:paraId="28C853DE" w14:textId="7D9D2F84" w:rsidR="00F11FA7" w:rsidRPr="00F11FA7" w:rsidRDefault="00F11FA7" w:rsidP="003D3557">
      <w:pPr>
        <w:pStyle w:val="bulletpoints"/>
        <w:framePr w:wrap="around"/>
      </w:pPr>
      <w:r w:rsidRPr="00F11FA7">
        <w:t xml:space="preserve"> Kampagnenplanung</w:t>
      </w:r>
    </w:p>
    <w:p w14:paraId="28463142" w14:textId="1142DF69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27DC8100" w14:textId="77777777" w:rsidR="00F11FA7" w:rsidRPr="00F11FA7" w:rsidRDefault="00F11FA7" w:rsidP="007003DB">
      <w:pPr>
        <w:pStyle w:val="berschrift4"/>
      </w:pPr>
      <w:r w:rsidRPr="00F11FA7">
        <w:t>Automatisierung</w:t>
      </w:r>
    </w:p>
    <w:p w14:paraId="514DB68A" w14:textId="0C2751DA" w:rsidR="00F11FA7" w:rsidRPr="00F11FA7" w:rsidRDefault="00F11FA7" w:rsidP="003D3557">
      <w:pPr>
        <w:pStyle w:val="bulletpoints"/>
        <w:framePr w:wrap="around"/>
      </w:pPr>
      <w:r w:rsidRPr="00F11FA7">
        <w:t xml:space="preserve"> Prozessanalyse</w:t>
      </w:r>
    </w:p>
    <w:p w14:paraId="2D60A84C" w14:textId="5B7BDD5A" w:rsidR="00F11FA7" w:rsidRPr="00F11FA7" w:rsidRDefault="00F11FA7" w:rsidP="003D3557">
      <w:pPr>
        <w:pStyle w:val="bulletpoints"/>
        <w:framePr w:wrap="around"/>
      </w:pPr>
      <w:r w:rsidRPr="00F11FA7">
        <w:t xml:space="preserve"> Workflow-Design</w:t>
      </w:r>
    </w:p>
    <w:p w14:paraId="70252F1E" w14:textId="39E7B8A3" w:rsidR="00F11FA7" w:rsidRPr="00F11FA7" w:rsidRDefault="00F11FA7" w:rsidP="003D3557">
      <w:pPr>
        <w:pStyle w:val="bulletpoints"/>
        <w:framePr w:wrap="around"/>
      </w:pPr>
      <w:r w:rsidRPr="00F11FA7">
        <w:t xml:space="preserve"> Dokumentenverarbeitung</w:t>
      </w:r>
    </w:p>
    <w:p w14:paraId="5D8D84FD" w14:textId="0DA2AD73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6F094594" w14:textId="77777777" w:rsidR="007003DB" w:rsidRPr="00DD4640" w:rsidRDefault="007003DB" w:rsidP="00DD4640">
      <w:pPr>
        <w:pStyle w:val="xflie"/>
      </w:pPr>
    </w:p>
    <w:p w14:paraId="1933B7C0" w14:textId="77777777" w:rsidR="00F11FA7" w:rsidRPr="00F11FA7" w:rsidRDefault="00F11FA7" w:rsidP="007003DB">
      <w:pPr>
        <w:pStyle w:val="berschrift2"/>
      </w:pPr>
      <w:r w:rsidRPr="00F11FA7">
        <w:t>Namenskonventionen</w:t>
      </w:r>
    </w:p>
    <w:p w14:paraId="701D126B" w14:textId="77777777" w:rsidR="00F11FA7" w:rsidRPr="00DD4640" w:rsidRDefault="00F11FA7" w:rsidP="00DD4640">
      <w:pPr>
        <w:pStyle w:val="xflie"/>
      </w:pPr>
      <w:r w:rsidRPr="00DD4640">
        <w:t>Jeder Prompt benötigt einen eindeutigen Namen.</w:t>
      </w:r>
    </w:p>
    <w:p w14:paraId="1057F851" w14:textId="77777777" w:rsidR="00A30C6F" w:rsidRPr="00DD4640" w:rsidRDefault="00A30C6F" w:rsidP="00DD4640">
      <w:pPr>
        <w:pStyle w:val="xflie"/>
      </w:pPr>
    </w:p>
    <w:p w14:paraId="265892A0" w14:textId="28F09AFC" w:rsidR="00F11FA7" w:rsidRPr="004F1376" w:rsidRDefault="007003DB" w:rsidP="00A76631">
      <w:pPr>
        <w:pStyle w:val="Beispiel"/>
      </w:pPr>
      <w:r>
        <w:tab/>
      </w:r>
      <w:r w:rsidR="00F11FA7" w:rsidRPr="004F1376">
        <w:t>Empfohlenes Format:</w:t>
      </w:r>
    </w:p>
    <w:p w14:paraId="2EFDD26D" w14:textId="3CC6AF90" w:rsidR="00F11FA7" w:rsidRPr="00DD4640" w:rsidRDefault="007003DB" w:rsidP="00DD4640">
      <w:pPr>
        <w:pStyle w:val="xflie"/>
      </w:pPr>
      <w:r w:rsidRPr="00DD4640">
        <w:tab/>
      </w:r>
      <w:r w:rsidR="00F11FA7" w:rsidRPr="00DD4640">
        <w:t>KATEGORIE_NUMMER_ZWECK_VERSION</w:t>
      </w:r>
    </w:p>
    <w:p w14:paraId="2DF47360" w14:textId="77777777" w:rsidR="00A30C6F" w:rsidRPr="00DD4640" w:rsidRDefault="00A30C6F" w:rsidP="00DD4640">
      <w:pPr>
        <w:pStyle w:val="xflie"/>
      </w:pPr>
    </w:p>
    <w:p w14:paraId="557A86D0" w14:textId="77777777" w:rsidR="00A30C6F" w:rsidRPr="00DD4640" w:rsidRDefault="00A30C6F" w:rsidP="00DD4640">
      <w:pPr>
        <w:pStyle w:val="xflie"/>
      </w:pPr>
    </w:p>
    <w:p w14:paraId="5A7E7251" w14:textId="77777777" w:rsidR="00F11FA7" w:rsidRPr="007003DB" w:rsidRDefault="00F11FA7" w:rsidP="007003DB">
      <w:pPr>
        <w:pStyle w:val="berschrift4"/>
      </w:pPr>
      <w:r w:rsidRPr="007003DB">
        <w:rPr>
          <w:rStyle w:val="berschrift3Zchn"/>
          <w:b/>
          <w:szCs w:val="24"/>
          <w14:numForm w14:val="default"/>
          <w14:numSpacing w14:val="default"/>
        </w:rPr>
        <w:t>Beispiele</w:t>
      </w:r>
      <w:r w:rsidRPr="007003DB">
        <w:t>:</w:t>
      </w:r>
    </w:p>
    <w:p w14:paraId="3FF47BA5" w14:textId="77777777" w:rsidR="00F11FA7" w:rsidRPr="00F11FA7" w:rsidRDefault="00F11FA7" w:rsidP="003D3557">
      <w:pPr>
        <w:pStyle w:val="bulletpoints"/>
        <w:framePr w:wrap="around"/>
      </w:pPr>
      <w:r w:rsidRPr="00F11FA7">
        <w:t>FIN_01_SollIstAnalyse_v1</w:t>
      </w:r>
    </w:p>
    <w:p w14:paraId="21384A33" w14:textId="77777777" w:rsidR="00F11FA7" w:rsidRPr="00F11FA7" w:rsidRDefault="00F11FA7" w:rsidP="003D3557">
      <w:pPr>
        <w:pStyle w:val="bulletpoints"/>
        <w:framePr w:wrap="around"/>
      </w:pPr>
      <w:r w:rsidRPr="00F11FA7">
        <w:t>COM_04_EskalationsMail_v2</w:t>
      </w:r>
    </w:p>
    <w:p w14:paraId="07835787" w14:textId="77777777" w:rsidR="00F11FA7" w:rsidRPr="00F11FA7" w:rsidRDefault="00F11FA7" w:rsidP="003D3557">
      <w:pPr>
        <w:pStyle w:val="bulletpoints"/>
        <w:framePr w:wrap="around"/>
      </w:pPr>
      <w:r w:rsidRPr="00F11FA7">
        <w:t>MKT_12_LinkedInPost_v3</w:t>
      </w:r>
    </w:p>
    <w:p w14:paraId="54C19714" w14:textId="77777777" w:rsidR="00F11FA7" w:rsidRPr="00F11FA7" w:rsidRDefault="00F11FA7" w:rsidP="003D3557">
      <w:pPr>
        <w:pStyle w:val="bulletpoints"/>
        <w:framePr w:wrap="around"/>
      </w:pPr>
      <w:r w:rsidRPr="00F11FA7">
        <w:t>AUTO_07_Prozessanalyse_v1</w:t>
      </w:r>
    </w:p>
    <w:p w14:paraId="21CDCD95" w14:textId="247D4450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6F549582" w14:textId="77777777" w:rsidR="00F11FA7" w:rsidRPr="00F11FA7" w:rsidRDefault="00F11FA7" w:rsidP="007003DB">
      <w:pPr>
        <w:pStyle w:val="berschrift4"/>
      </w:pPr>
      <w:r w:rsidRPr="00F11FA7">
        <w:t>Vorteile:</w:t>
      </w:r>
    </w:p>
    <w:p w14:paraId="1AF887E7" w14:textId="5F50D605" w:rsidR="00F11FA7" w:rsidRPr="00F11FA7" w:rsidRDefault="00F11FA7" w:rsidP="003D3557">
      <w:pPr>
        <w:pStyle w:val="bulletpoints"/>
        <w:framePr w:wrap="around"/>
      </w:pPr>
      <w:r w:rsidRPr="00F11FA7">
        <w:t>eindeutige Zuordnung</w:t>
      </w:r>
    </w:p>
    <w:p w14:paraId="4B825D25" w14:textId="3B2F6EA9" w:rsidR="00F11FA7" w:rsidRPr="00F11FA7" w:rsidRDefault="00F11FA7" w:rsidP="003D3557">
      <w:pPr>
        <w:pStyle w:val="bulletpoints"/>
        <w:framePr w:wrap="around"/>
      </w:pPr>
      <w:r w:rsidRPr="00F11FA7">
        <w:t>schnelle Suche</w:t>
      </w:r>
    </w:p>
    <w:p w14:paraId="633C1F11" w14:textId="25B51201" w:rsidR="00F11FA7" w:rsidRPr="00F11FA7" w:rsidRDefault="00F11FA7" w:rsidP="003D3557">
      <w:pPr>
        <w:pStyle w:val="bulletpoints"/>
        <w:framePr w:wrap="around"/>
      </w:pPr>
      <w:r w:rsidRPr="00F11FA7">
        <w:t>einfache Versionierung</w:t>
      </w:r>
    </w:p>
    <w:p w14:paraId="1480CC16" w14:textId="2E806437" w:rsidR="00F11FA7" w:rsidRPr="00F11FA7" w:rsidRDefault="00F11FA7" w:rsidP="003D3557">
      <w:pPr>
        <w:pStyle w:val="bulletpoints"/>
        <w:framePr w:wrap="around"/>
      </w:pPr>
      <w:r w:rsidRPr="00F11FA7">
        <w:t>nachvollziehbare Entwicklung</w:t>
      </w:r>
    </w:p>
    <w:p w14:paraId="2C22139A" w14:textId="7501055E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1B08515" w14:textId="77777777" w:rsidR="00A30C6F" w:rsidRPr="00DD4640" w:rsidRDefault="00A30C6F" w:rsidP="00DD4640">
      <w:pPr>
        <w:pStyle w:val="xflie"/>
      </w:pPr>
    </w:p>
    <w:p w14:paraId="51DF6D0F" w14:textId="0367BECE" w:rsidR="00A30C6F" w:rsidRPr="00F11FA7" w:rsidRDefault="00A30C6F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cs="Times New Roman"/>
          <w14:numForm w14:val="lining"/>
          <w14:numSpacing w14:val="proportional"/>
        </w:rPr>
      </w:pPr>
      <w:r>
        <w:br w:type="page"/>
      </w:r>
    </w:p>
    <w:p w14:paraId="3256C9D9" w14:textId="77777777" w:rsidR="00F11FA7" w:rsidRPr="00F11FA7" w:rsidRDefault="00F11FA7" w:rsidP="007003DB">
      <w:pPr>
        <w:pStyle w:val="berschrift2"/>
      </w:pPr>
      <w:r w:rsidRPr="00F11FA7">
        <w:t>Versionierung</w:t>
      </w:r>
    </w:p>
    <w:p w14:paraId="468A4793" w14:textId="77777777" w:rsidR="00F11FA7" w:rsidRPr="00DD4640" w:rsidRDefault="00F11FA7" w:rsidP="00DD4640">
      <w:pPr>
        <w:pStyle w:val="xflie"/>
      </w:pPr>
      <w:r w:rsidRPr="00DD4640">
        <w:t>Prompts verändern sich mit der Nutzung.</w:t>
      </w:r>
    </w:p>
    <w:p w14:paraId="447F3323" w14:textId="77777777" w:rsidR="007003DB" w:rsidRPr="00DD4640" w:rsidRDefault="007003DB" w:rsidP="00DD4640">
      <w:pPr>
        <w:pStyle w:val="xflie"/>
      </w:pPr>
    </w:p>
    <w:p w14:paraId="41E89FA7" w14:textId="77777777" w:rsidR="00F11FA7" w:rsidRPr="00DD4640" w:rsidRDefault="00F11FA7" w:rsidP="00DD4640">
      <w:pPr>
        <w:pStyle w:val="xflie"/>
      </w:pPr>
      <w:r w:rsidRPr="00DD4640">
        <w:t>Deshalb benötigt jeder Prompt eine Versionsnummer.</w:t>
      </w:r>
    </w:p>
    <w:p w14:paraId="575452DA" w14:textId="77777777" w:rsidR="007003DB" w:rsidRPr="00DD4640" w:rsidRDefault="007003DB" w:rsidP="00DD4640">
      <w:pPr>
        <w:pStyle w:val="xflie"/>
      </w:pPr>
    </w:p>
    <w:p w14:paraId="35D5923C" w14:textId="77777777" w:rsidR="007003DB" w:rsidRPr="00DD4640" w:rsidRDefault="007003DB" w:rsidP="00DD4640">
      <w:pPr>
        <w:pStyle w:val="xflie"/>
      </w:pPr>
    </w:p>
    <w:p w14:paraId="1441ADED" w14:textId="50C1890B" w:rsidR="00F11FA7" w:rsidRPr="00F11FA7" w:rsidRDefault="009425F6" w:rsidP="007003DB">
      <w:pPr>
        <w:pStyle w:val="berschrift2"/>
        <w:numPr>
          <w:ilvl w:val="2"/>
          <w:numId w:val="221"/>
        </w:numPr>
      </w:pPr>
      <w:r>
        <w:t xml:space="preserve"> </w:t>
      </w:r>
      <w:r w:rsidR="00F11FA7" w:rsidRPr="00F11FA7">
        <w:t>Version 1.0</w:t>
      </w:r>
    </w:p>
    <w:p w14:paraId="36BA11EC" w14:textId="701A2773" w:rsidR="00F11FA7" w:rsidRPr="00DD4640" w:rsidRDefault="007003DB" w:rsidP="00DD4640">
      <w:pPr>
        <w:pStyle w:val="xflie"/>
      </w:pPr>
      <w:r w:rsidRPr="00DD4640">
        <w:tab/>
      </w:r>
      <w:r w:rsidR="00F11FA7" w:rsidRPr="00DD4640">
        <w:t>Erste freigegebene Version</w:t>
      </w:r>
    </w:p>
    <w:p w14:paraId="1B4E66C0" w14:textId="07B07AB2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29C88953" w14:textId="77777777" w:rsidR="00F11FA7" w:rsidRPr="00F11FA7" w:rsidRDefault="00F11FA7" w:rsidP="007003DB">
      <w:pPr>
        <w:pStyle w:val="berschrift2"/>
        <w:numPr>
          <w:ilvl w:val="2"/>
          <w:numId w:val="221"/>
        </w:numPr>
      </w:pPr>
      <w:r w:rsidRPr="00F11FA7">
        <w:t>Version 1.1</w:t>
      </w:r>
    </w:p>
    <w:p w14:paraId="0D490A20" w14:textId="34E62BB4" w:rsidR="00F11FA7" w:rsidRPr="00DD4640" w:rsidRDefault="007003DB" w:rsidP="00DD4640">
      <w:pPr>
        <w:pStyle w:val="xflie"/>
      </w:pPr>
      <w:r w:rsidRPr="00DD4640">
        <w:tab/>
      </w:r>
      <w:r w:rsidR="00F11FA7" w:rsidRPr="00DD4640">
        <w:t>kleine Optimierungen</w:t>
      </w:r>
    </w:p>
    <w:p w14:paraId="4616205A" w14:textId="2025A1B5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9E3F569" w14:textId="77777777" w:rsidR="00F11FA7" w:rsidRPr="00F11FA7" w:rsidRDefault="00F11FA7" w:rsidP="007003DB">
      <w:pPr>
        <w:pStyle w:val="berschrift2"/>
        <w:numPr>
          <w:ilvl w:val="2"/>
          <w:numId w:val="221"/>
        </w:numPr>
      </w:pPr>
      <w:r w:rsidRPr="00F11FA7">
        <w:t>Version 2.0</w:t>
      </w:r>
    </w:p>
    <w:p w14:paraId="194A9962" w14:textId="32FE079B" w:rsidR="00F11FA7" w:rsidRPr="00DD4640" w:rsidRDefault="007003DB" w:rsidP="00DD4640">
      <w:pPr>
        <w:pStyle w:val="xflie"/>
      </w:pPr>
      <w:r w:rsidRPr="00DD4640">
        <w:tab/>
      </w:r>
      <w:r w:rsidR="00F11FA7" w:rsidRPr="00DD4640">
        <w:t>grundlegende Änderung</w:t>
      </w:r>
    </w:p>
    <w:p w14:paraId="5DEB0F14" w14:textId="38BAB565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DAE613D" w14:textId="77777777" w:rsidR="00F11FA7" w:rsidRPr="00F11FA7" w:rsidRDefault="00F11FA7" w:rsidP="007003DB">
      <w:pPr>
        <w:pStyle w:val="berschrift4"/>
      </w:pPr>
      <w:r w:rsidRPr="00F11FA7">
        <w:t>Beispiel:</w:t>
      </w:r>
    </w:p>
    <w:p w14:paraId="45D51503" w14:textId="77777777" w:rsidR="00F11FA7" w:rsidRPr="00F11FA7" w:rsidRDefault="00F11FA7" w:rsidP="003D3557">
      <w:pPr>
        <w:pStyle w:val="bulletpoints"/>
        <w:framePr w:wrap="around"/>
      </w:pPr>
      <w:r w:rsidRPr="00F11FA7">
        <w:t>v1.0</w:t>
      </w:r>
      <w:r w:rsidRPr="00F11FA7">
        <w:br/>
        <w:t>Standardanalyse</w:t>
      </w:r>
    </w:p>
    <w:p w14:paraId="1A93E23E" w14:textId="77777777" w:rsidR="00F11FA7" w:rsidRPr="00F11FA7" w:rsidRDefault="00F11FA7" w:rsidP="003D3557">
      <w:pPr>
        <w:pStyle w:val="bulletpoints"/>
        <w:framePr w:wrap="around"/>
      </w:pPr>
      <w:r w:rsidRPr="00F11FA7">
        <w:t>v1.1</w:t>
      </w:r>
      <w:r w:rsidRPr="00F11FA7">
        <w:br/>
        <w:t>zusätzliche Formatvorgaben</w:t>
      </w:r>
    </w:p>
    <w:p w14:paraId="365B294F" w14:textId="77777777" w:rsidR="00F11FA7" w:rsidRPr="00F11FA7" w:rsidRDefault="00F11FA7" w:rsidP="003D3557">
      <w:pPr>
        <w:pStyle w:val="bulletpoints"/>
        <w:framePr w:wrap="around"/>
      </w:pPr>
      <w:r w:rsidRPr="00F11FA7">
        <w:t>v1.2</w:t>
      </w:r>
      <w:r w:rsidRPr="00F11FA7">
        <w:br/>
        <w:t>Zielgruppenanpassung</w:t>
      </w:r>
    </w:p>
    <w:p w14:paraId="624C8BCC" w14:textId="77777777" w:rsidR="00F11FA7" w:rsidRPr="00F11FA7" w:rsidRDefault="00F11FA7" w:rsidP="003D3557">
      <w:pPr>
        <w:pStyle w:val="bulletpoints"/>
        <w:framePr w:wrap="around"/>
      </w:pPr>
      <w:r w:rsidRPr="00F11FA7">
        <w:t>v2.0</w:t>
      </w:r>
      <w:r w:rsidRPr="00F11FA7">
        <w:br/>
        <w:t>komplette Neustrukturierung</w:t>
      </w:r>
    </w:p>
    <w:p w14:paraId="2D9BF19E" w14:textId="3B294275" w:rsidR="00F11FA7" w:rsidRDefault="00F11FA7" w:rsidP="007003DB">
      <w:pPr>
        <w:tabs>
          <w:tab w:val="left" w:pos="709"/>
          <w:tab w:val="left" w:pos="1701"/>
          <w:tab w:val="left" w:pos="2835"/>
          <w:tab w:val="center" w:pos="4536"/>
        </w:tabs>
        <w:spacing w:line="278" w:lineRule="auto"/>
      </w:pPr>
    </w:p>
    <w:p w14:paraId="05C38577" w14:textId="77777777" w:rsidR="007003DB" w:rsidRPr="007003DB" w:rsidRDefault="007003DB" w:rsidP="007003DB">
      <w:pPr>
        <w:tabs>
          <w:tab w:val="left" w:pos="709"/>
          <w:tab w:val="left" w:pos="1701"/>
          <w:tab w:val="left" w:pos="2835"/>
          <w:tab w:val="center" w:pos="4536"/>
        </w:tabs>
        <w:spacing w:line="278" w:lineRule="auto"/>
      </w:pPr>
    </w:p>
    <w:p w14:paraId="2223ACF0" w14:textId="77777777" w:rsidR="007003DB" w:rsidRDefault="007003DB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2911270" w14:textId="394834F0" w:rsidR="00F11FA7" w:rsidRPr="00F11FA7" w:rsidRDefault="00F11FA7" w:rsidP="007003DB">
      <w:pPr>
        <w:pStyle w:val="berschrift2"/>
      </w:pPr>
      <w:r w:rsidRPr="00F11FA7">
        <w:t>Änderungsprotokoll</w:t>
      </w:r>
    </w:p>
    <w:p w14:paraId="227D3CF0" w14:textId="77777777" w:rsidR="00F11FA7" w:rsidRPr="00DD4640" w:rsidRDefault="00F11FA7" w:rsidP="00DD4640">
      <w:pPr>
        <w:pStyle w:val="xflie"/>
      </w:pPr>
      <w:r w:rsidRPr="00DD4640">
        <w:t>Jede Änderung wird dokumentiert.</w:t>
      </w:r>
    </w:p>
    <w:p w14:paraId="59F34AFE" w14:textId="77777777" w:rsidR="007003DB" w:rsidRPr="00DD4640" w:rsidRDefault="007003DB" w:rsidP="00DD4640">
      <w:pPr>
        <w:pStyle w:val="xflie"/>
      </w:pPr>
    </w:p>
    <w:p w14:paraId="39978C65" w14:textId="5BC89B9D" w:rsidR="00F11FA7" w:rsidRPr="00F11FA7" w:rsidRDefault="007003DB" w:rsidP="00A76631">
      <w:pPr>
        <w:pStyle w:val="Beispiel"/>
      </w:pPr>
      <w:r>
        <w:tab/>
      </w:r>
      <w:r w:rsidR="00F11FA7" w:rsidRPr="004F1376">
        <w:t>Beispiel</w:t>
      </w:r>
      <w:r w:rsidR="00F11FA7" w:rsidRPr="00F11FA7">
        <w:t>:</w:t>
      </w:r>
    </w:p>
    <w:p w14:paraId="1DAC8EC6" w14:textId="463E2C5E" w:rsidR="007003DB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F11FA7" w:rsidRPr="00DD4640">
        <w:t>Version 1.1</w:t>
      </w:r>
    </w:p>
    <w:p w14:paraId="26F62EA5" w14:textId="1EEC9CDB" w:rsidR="00F11FA7" w:rsidRPr="00DD4640" w:rsidRDefault="007003DB" w:rsidP="00DD4640">
      <w:pPr>
        <w:pStyle w:val="xflie"/>
        <w:rPr>
          <w:rStyle w:val="Hervorhebung"/>
          <w:color w:val="000000" w:themeColor="text1"/>
        </w:rPr>
      </w:pPr>
      <w:r w:rsidRPr="00DD4640">
        <w:rPr>
          <w:rStyle w:val="Hervorhebung"/>
          <w:color w:val="000000" w:themeColor="text1"/>
        </w:rPr>
        <w:tab/>
      </w:r>
      <w:r w:rsidRPr="00DD4640">
        <w:rPr>
          <w:rStyle w:val="Hervorhebung"/>
          <w:color w:val="000000" w:themeColor="text1"/>
        </w:rPr>
        <w:tab/>
      </w:r>
      <w:r w:rsidR="00F11FA7" w:rsidRPr="00DD4640">
        <w:rPr>
          <w:rStyle w:val="Hervorhebung"/>
          <w:color w:val="000000" w:themeColor="text1"/>
        </w:rPr>
        <w:t>Änderung:</w:t>
      </w:r>
    </w:p>
    <w:p w14:paraId="4D6837B9" w14:textId="764A50A7" w:rsidR="00F11FA7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F11FA7" w:rsidRPr="00DD4640">
        <w:t>Format um Tabellenansicht erweitert.</w:t>
      </w:r>
    </w:p>
    <w:p w14:paraId="5E080489" w14:textId="77777777" w:rsidR="007003DB" w:rsidRPr="00DD4640" w:rsidRDefault="007003DB" w:rsidP="00DD4640">
      <w:pPr>
        <w:pStyle w:val="xflie"/>
      </w:pPr>
    </w:p>
    <w:p w14:paraId="322E8E7F" w14:textId="07123FCE" w:rsidR="00F11FA7" w:rsidRPr="008A5611" w:rsidRDefault="007003DB" w:rsidP="000772C4">
      <w:pPr>
        <w:tabs>
          <w:tab w:val="left" w:pos="709"/>
          <w:tab w:val="left" w:pos="1701"/>
          <w:tab w:val="left" w:pos="2835"/>
        </w:tabs>
        <w:rPr>
          <w:rStyle w:val="Hervorhebung"/>
        </w:rPr>
      </w:pPr>
      <w:r>
        <w:rPr>
          <w:rStyle w:val="Hervorhebung"/>
        </w:rPr>
        <w:tab/>
      </w:r>
      <w:r>
        <w:rPr>
          <w:rStyle w:val="Hervorhebung"/>
        </w:rPr>
        <w:tab/>
      </w:r>
      <w:r w:rsidR="00F11FA7" w:rsidRPr="008A5611">
        <w:rPr>
          <w:rStyle w:val="Hervorhebung"/>
        </w:rPr>
        <w:t>Grund:</w:t>
      </w:r>
    </w:p>
    <w:p w14:paraId="3F1D7341" w14:textId="7763FBC2" w:rsidR="00F11FA7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F11FA7" w:rsidRPr="00DD4640">
        <w:t>Bessere Weiterverarbeitung im Controlling.</w:t>
      </w:r>
    </w:p>
    <w:p w14:paraId="67DB6BA3" w14:textId="0C1ECB09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67BD430D" w14:textId="19503868" w:rsidR="00F11FA7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F11FA7" w:rsidRPr="00DD4640">
        <w:t>Version 1.2</w:t>
      </w:r>
    </w:p>
    <w:p w14:paraId="62C226B5" w14:textId="51BE40DB" w:rsidR="00F11FA7" w:rsidRPr="008A5611" w:rsidRDefault="007003DB" w:rsidP="000772C4">
      <w:pPr>
        <w:tabs>
          <w:tab w:val="left" w:pos="709"/>
          <w:tab w:val="left" w:pos="1701"/>
          <w:tab w:val="left" w:pos="2835"/>
        </w:tabs>
        <w:spacing w:after="120"/>
        <w:rPr>
          <w:rStyle w:val="Hervorhebung"/>
        </w:rPr>
      </w:pPr>
      <w:r>
        <w:rPr>
          <w:rStyle w:val="Hervorhebung"/>
        </w:rPr>
        <w:tab/>
      </w:r>
      <w:r>
        <w:rPr>
          <w:rStyle w:val="Hervorhebung"/>
        </w:rPr>
        <w:tab/>
      </w:r>
      <w:r w:rsidR="00F11FA7" w:rsidRPr="008A5611">
        <w:rPr>
          <w:rStyle w:val="Hervorhebung"/>
        </w:rPr>
        <w:t>Änderung:</w:t>
      </w:r>
    </w:p>
    <w:p w14:paraId="4D53D78D" w14:textId="0ACAE34F" w:rsidR="00F11FA7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F11FA7" w:rsidRPr="00DD4640">
        <w:t>Zusätzliche Compliance-Regeln ergänzt.</w:t>
      </w:r>
    </w:p>
    <w:p w14:paraId="385701C5" w14:textId="77777777" w:rsidR="00BB7D4C" w:rsidRDefault="00BB7D4C" w:rsidP="000772C4">
      <w:pPr>
        <w:tabs>
          <w:tab w:val="left" w:pos="709"/>
          <w:tab w:val="left" w:pos="1701"/>
          <w:tab w:val="left" w:pos="2835"/>
        </w:tabs>
        <w:spacing w:after="120"/>
        <w:rPr>
          <w:rStyle w:val="Hervorhebung"/>
        </w:rPr>
      </w:pPr>
    </w:p>
    <w:p w14:paraId="24812859" w14:textId="7899AB1E" w:rsidR="00F11FA7" w:rsidRPr="008A5611" w:rsidRDefault="007003DB" w:rsidP="000772C4">
      <w:pPr>
        <w:tabs>
          <w:tab w:val="left" w:pos="709"/>
          <w:tab w:val="left" w:pos="1701"/>
          <w:tab w:val="left" w:pos="2835"/>
        </w:tabs>
        <w:spacing w:after="120"/>
        <w:rPr>
          <w:rStyle w:val="Hervorhebung"/>
        </w:rPr>
      </w:pPr>
      <w:r>
        <w:rPr>
          <w:rStyle w:val="Hervorhebung"/>
        </w:rPr>
        <w:tab/>
      </w:r>
      <w:r>
        <w:rPr>
          <w:rStyle w:val="Hervorhebung"/>
        </w:rPr>
        <w:tab/>
      </w:r>
      <w:r w:rsidR="00F11FA7" w:rsidRPr="008A5611">
        <w:rPr>
          <w:rStyle w:val="Hervorhebung"/>
        </w:rPr>
        <w:t>Grund:</w:t>
      </w:r>
    </w:p>
    <w:p w14:paraId="1492FF4C" w14:textId="4026B479" w:rsidR="008A5611" w:rsidRPr="00DD4640" w:rsidRDefault="007003DB" w:rsidP="00DD4640">
      <w:pPr>
        <w:pStyle w:val="xflie"/>
      </w:pPr>
      <w:r w:rsidRPr="00DD4640">
        <w:tab/>
      </w:r>
      <w:r w:rsidRPr="00DD4640">
        <w:tab/>
      </w:r>
      <w:r w:rsidR="008A5611" w:rsidRPr="00DD4640">
        <w:t>Reduzierung rechtlicher Risiken.</w:t>
      </w:r>
    </w:p>
    <w:p w14:paraId="02085434" w14:textId="77777777" w:rsidR="008A5611" w:rsidRDefault="008A5611" w:rsidP="000772C4">
      <w:pPr>
        <w:tabs>
          <w:tab w:val="left" w:pos="709"/>
          <w:tab w:val="left" w:pos="1701"/>
          <w:tab w:val="left" w:pos="2835"/>
        </w:tabs>
        <w:rPr>
          <w:rStyle w:val="Hervorhebung"/>
        </w:rPr>
      </w:pPr>
    </w:p>
    <w:p w14:paraId="5FAABAE6" w14:textId="77777777" w:rsidR="008A5611" w:rsidRPr="008A5611" w:rsidRDefault="008A5611" w:rsidP="000772C4">
      <w:pPr>
        <w:tabs>
          <w:tab w:val="left" w:pos="709"/>
          <w:tab w:val="left" w:pos="1701"/>
          <w:tab w:val="left" w:pos="2835"/>
        </w:tabs>
        <w:rPr>
          <w:rStyle w:val="Hervorhebung"/>
        </w:rPr>
      </w:pPr>
    </w:p>
    <w:p w14:paraId="79DB9B62" w14:textId="5C5D4E7C" w:rsidR="00F11FA7" w:rsidRPr="00F11FA7" w:rsidRDefault="00F11FA7" w:rsidP="007003DB">
      <w:pPr>
        <w:pStyle w:val="berschrift2"/>
      </w:pPr>
      <w:r w:rsidRPr="00F11FA7">
        <w:t>Prompt-Standards definieren</w:t>
      </w:r>
    </w:p>
    <w:p w14:paraId="78E507CB" w14:textId="77777777" w:rsidR="00F11FA7" w:rsidRPr="00DD4640" w:rsidRDefault="00F11FA7" w:rsidP="00DD4640">
      <w:pPr>
        <w:pStyle w:val="xflie"/>
      </w:pPr>
      <w:r w:rsidRPr="00DD4640">
        <w:t>Alle Unternehmensprompts sollten denselben Aufbau verwenden.</w:t>
      </w:r>
    </w:p>
    <w:p w14:paraId="619ED4A5" w14:textId="77777777" w:rsidR="003F19E3" w:rsidRPr="00DD4640" w:rsidRDefault="003F19E3" w:rsidP="00DD4640">
      <w:pPr>
        <w:pStyle w:val="xflie"/>
      </w:pPr>
    </w:p>
    <w:p w14:paraId="0568E711" w14:textId="77777777" w:rsidR="00F11FA7" w:rsidRPr="00F11FA7" w:rsidRDefault="00F11FA7" w:rsidP="007003DB">
      <w:pPr>
        <w:pStyle w:val="berschrift4"/>
      </w:pPr>
      <w:r w:rsidRPr="004F1376">
        <w:t>Standard</w:t>
      </w:r>
      <w:r w:rsidRPr="00F11FA7">
        <w:t>:</w:t>
      </w:r>
    </w:p>
    <w:p w14:paraId="24753571" w14:textId="77777777" w:rsidR="00F11FA7" w:rsidRPr="00F11FA7" w:rsidRDefault="00F11FA7" w:rsidP="003D3557">
      <w:pPr>
        <w:pStyle w:val="bulletpoints"/>
        <w:framePr w:wrap="around"/>
      </w:pPr>
      <w:r w:rsidRPr="00F11FA7">
        <w:t>Rolle</w:t>
      </w:r>
    </w:p>
    <w:p w14:paraId="3F9007B8" w14:textId="77777777" w:rsidR="00F11FA7" w:rsidRPr="00F11FA7" w:rsidRDefault="00F11FA7" w:rsidP="003D3557">
      <w:pPr>
        <w:pStyle w:val="bulletpoints"/>
        <w:framePr w:wrap="around"/>
      </w:pPr>
      <w:r w:rsidRPr="00F11FA7">
        <w:t>Aufgabe</w:t>
      </w:r>
    </w:p>
    <w:p w14:paraId="1384E541" w14:textId="77777777" w:rsidR="00F11FA7" w:rsidRPr="00F11FA7" w:rsidRDefault="00F11FA7" w:rsidP="003D3557">
      <w:pPr>
        <w:pStyle w:val="bulletpoints"/>
        <w:framePr w:wrap="around"/>
      </w:pPr>
      <w:r w:rsidRPr="00F11FA7">
        <w:t>Kontext</w:t>
      </w:r>
    </w:p>
    <w:p w14:paraId="6C5BA60F" w14:textId="77777777" w:rsidR="00F11FA7" w:rsidRPr="00F11FA7" w:rsidRDefault="00F11FA7" w:rsidP="003D3557">
      <w:pPr>
        <w:pStyle w:val="bulletpoints"/>
        <w:framePr w:wrap="around"/>
      </w:pPr>
      <w:r w:rsidRPr="00F11FA7">
        <w:t>Zielgruppe</w:t>
      </w:r>
    </w:p>
    <w:p w14:paraId="12FE772D" w14:textId="77777777" w:rsidR="00F11FA7" w:rsidRPr="00F11FA7" w:rsidRDefault="00F11FA7" w:rsidP="003D3557">
      <w:pPr>
        <w:pStyle w:val="bulletpoints"/>
        <w:framePr w:wrap="around"/>
      </w:pPr>
      <w:r w:rsidRPr="00F11FA7">
        <w:t>Format</w:t>
      </w:r>
    </w:p>
    <w:p w14:paraId="665DD8AA" w14:textId="7DBCB0F8" w:rsidR="00F11FA7" w:rsidRDefault="00F11FA7" w:rsidP="003D3557">
      <w:pPr>
        <w:pStyle w:val="bulletpoints"/>
        <w:framePr w:wrap="around"/>
      </w:pPr>
      <w:r w:rsidRPr="00F11FA7">
        <w:t>Anforderungen</w:t>
      </w:r>
    </w:p>
    <w:p w14:paraId="7C44AEC0" w14:textId="77777777" w:rsidR="008A5611" w:rsidRPr="00DD4640" w:rsidRDefault="008A5611" w:rsidP="00DD4640">
      <w:pPr>
        <w:pStyle w:val="xflie"/>
      </w:pPr>
    </w:p>
    <w:p w14:paraId="425F5F8C" w14:textId="77777777" w:rsidR="008A5611" w:rsidRPr="00DD4640" w:rsidRDefault="008A5611" w:rsidP="00DD4640">
      <w:pPr>
        <w:pStyle w:val="xflie"/>
      </w:pPr>
    </w:p>
    <w:p w14:paraId="394DE4EC" w14:textId="77777777" w:rsidR="00F11FA7" w:rsidRPr="00F11FA7" w:rsidRDefault="00F11FA7" w:rsidP="007003DB">
      <w:pPr>
        <w:pStyle w:val="berschrift4"/>
      </w:pPr>
      <w:r w:rsidRPr="00F11FA7">
        <w:t>Dadurch entstehen:</w:t>
      </w:r>
    </w:p>
    <w:p w14:paraId="7C54128A" w14:textId="19BE220B" w:rsidR="00F11FA7" w:rsidRPr="00F11FA7" w:rsidRDefault="00F11FA7" w:rsidP="003D3557">
      <w:pPr>
        <w:pStyle w:val="bulletpoints"/>
        <w:framePr w:wrap="around"/>
      </w:pPr>
      <w:r w:rsidRPr="00F11FA7">
        <w:t>vergleichbare Ergebnisse</w:t>
      </w:r>
    </w:p>
    <w:p w14:paraId="40582C0C" w14:textId="2E2CC96E" w:rsidR="00F11FA7" w:rsidRPr="00F11FA7" w:rsidRDefault="00F11FA7" w:rsidP="003D3557">
      <w:pPr>
        <w:pStyle w:val="bulletpoints"/>
        <w:framePr w:wrap="around"/>
      </w:pPr>
      <w:r w:rsidRPr="00F11FA7">
        <w:t>schnellere Nutzung</w:t>
      </w:r>
    </w:p>
    <w:p w14:paraId="119EA234" w14:textId="0738403E" w:rsidR="00F11FA7" w:rsidRPr="00F11FA7" w:rsidRDefault="00F11FA7" w:rsidP="003D3557">
      <w:pPr>
        <w:pStyle w:val="bulletpoints"/>
        <w:framePr w:wrap="around"/>
      </w:pPr>
      <w:r w:rsidRPr="00F11FA7">
        <w:t>geringere Fehlerquote</w:t>
      </w:r>
    </w:p>
    <w:p w14:paraId="0DC15034" w14:textId="140539FE" w:rsidR="00F11FA7" w:rsidRPr="00F11FA7" w:rsidRDefault="00F11FA7" w:rsidP="003D3557">
      <w:pPr>
        <w:pStyle w:val="bulletpoints"/>
        <w:framePr w:wrap="around"/>
      </w:pPr>
      <w:r w:rsidRPr="00F11FA7">
        <w:t>einfachere Wartung</w:t>
      </w:r>
    </w:p>
    <w:p w14:paraId="4C2E8DEB" w14:textId="5FE15DFE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3A1E1B82" w14:textId="77777777" w:rsidR="003F19E3" w:rsidRPr="00DD4640" w:rsidRDefault="003F19E3" w:rsidP="00DD4640">
      <w:pPr>
        <w:pStyle w:val="xflie"/>
      </w:pPr>
    </w:p>
    <w:p w14:paraId="31073E99" w14:textId="77777777" w:rsidR="00F11FA7" w:rsidRPr="004F1376" w:rsidRDefault="00F11FA7" w:rsidP="007003DB">
      <w:pPr>
        <w:pStyle w:val="berschrift2"/>
      </w:pPr>
      <w:r w:rsidRPr="004F1376">
        <w:t>Freigabeprozess</w:t>
      </w:r>
    </w:p>
    <w:p w14:paraId="7DF93F55" w14:textId="77777777" w:rsidR="00F11FA7" w:rsidRPr="00DD4640" w:rsidRDefault="00F11FA7" w:rsidP="00DD4640">
      <w:pPr>
        <w:pStyle w:val="xflie"/>
      </w:pPr>
      <w:r w:rsidRPr="00DD4640">
        <w:t>Nicht jeder Prompt sollte sofort produktiv genutzt werden.</w:t>
      </w:r>
    </w:p>
    <w:p w14:paraId="22DF90DD" w14:textId="77777777" w:rsidR="003F19E3" w:rsidRPr="00DD4640" w:rsidRDefault="003F19E3" w:rsidP="00DD4640">
      <w:pPr>
        <w:pStyle w:val="xflie"/>
      </w:pPr>
    </w:p>
    <w:p w14:paraId="5DFF9238" w14:textId="77777777" w:rsidR="00F11FA7" w:rsidRDefault="00F11FA7" w:rsidP="007003DB">
      <w:pPr>
        <w:pStyle w:val="berschrift2"/>
      </w:pPr>
      <w:r w:rsidRPr="008A5611">
        <w:t>Empfohlener Ablauf:</w:t>
      </w:r>
    </w:p>
    <w:p w14:paraId="170ED94D" w14:textId="77777777" w:rsidR="003F19E3" w:rsidRPr="003F19E3" w:rsidRDefault="003F19E3" w:rsidP="003F19E3">
      <w:pPr>
        <w:pStyle w:val="berschrift2"/>
        <w:numPr>
          <w:ilvl w:val="0"/>
          <w:numId w:val="0"/>
        </w:numPr>
        <w:ind w:left="1284"/>
        <w:rPr>
          <w:sz w:val="24"/>
          <w:szCs w:val="32"/>
        </w:rPr>
      </w:pPr>
    </w:p>
    <w:p w14:paraId="30994F61" w14:textId="09DC3718" w:rsidR="00F11FA7" w:rsidRPr="00F11FA7" w:rsidRDefault="003F19E3" w:rsidP="00A76631">
      <w:pPr>
        <w:pStyle w:val="Beispiel"/>
      </w:pPr>
      <w:r>
        <w:tab/>
      </w:r>
      <w:r w:rsidR="00F11FA7" w:rsidRPr="00F11FA7">
        <w:t>Schritt 1</w:t>
      </w:r>
    </w:p>
    <w:p w14:paraId="0486F856" w14:textId="777777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ind w:left="708"/>
      </w:pPr>
      <w:r w:rsidRPr="00F11FA7">
        <w:t>Erstellung</w:t>
      </w:r>
    </w:p>
    <w:p w14:paraId="48F1A248" w14:textId="451AA0D8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78EB6FFB" w14:textId="6C331B4C" w:rsidR="00F11FA7" w:rsidRPr="00F11FA7" w:rsidRDefault="003F19E3" w:rsidP="00A76631">
      <w:pPr>
        <w:pStyle w:val="Beispiel"/>
      </w:pPr>
      <w:r>
        <w:tab/>
      </w:r>
      <w:r w:rsidR="00F11FA7" w:rsidRPr="00F11FA7">
        <w:t>Schritt 2</w:t>
      </w:r>
    </w:p>
    <w:p w14:paraId="7B33E97D" w14:textId="777777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ind w:left="708"/>
      </w:pPr>
      <w:r w:rsidRPr="00F11FA7">
        <w:t>Praxistest</w:t>
      </w:r>
    </w:p>
    <w:p w14:paraId="1191639D" w14:textId="29996413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1A7339D" w14:textId="0650758E" w:rsidR="00F11FA7" w:rsidRPr="00F11FA7" w:rsidRDefault="003F19E3" w:rsidP="00A76631">
      <w:pPr>
        <w:pStyle w:val="Beispiel"/>
      </w:pPr>
      <w:r>
        <w:tab/>
      </w:r>
      <w:r w:rsidR="00F11FA7" w:rsidRPr="00F11FA7">
        <w:t>Schritt 3</w:t>
      </w:r>
    </w:p>
    <w:p w14:paraId="5673BCA4" w14:textId="777777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ind w:left="708"/>
      </w:pPr>
      <w:r w:rsidRPr="00F11FA7">
        <w:t>Qualitätsbewertung</w:t>
      </w:r>
    </w:p>
    <w:p w14:paraId="3118B8AB" w14:textId="6870A945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C7150D7" w14:textId="167C87E5" w:rsidR="00F11FA7" w:rsidRPr="00F11FA7" w:rsidRDefault="003F19E3" w:rsidP="00A76631">
      <w:pPr>
        <w:pStyle w:val="Beispiel"/>
      </w:pPr>
      <w:r>
        <w:tab/>
      </w:r>
      <w:r w:rsidR="00F11FA7" w:rsidRPr="00F11FA7">
        <w:t>Schritt 4</w:t>
      </w:r>
    </w:p>
    <w:p w14:paraId="4236FDFB" w14:textId="777777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ind w:left="708"/>
      </w:pPr>
      <w:r w:rsidRPr="00F11FA7">
        <w:t>Freigabe</w:t>
      </w:r>
    </w:p>
    <w:p w14:paraId="3B0C7852" w14:textId="77777777" w:rsidR="009425F6" w:rsidRPr="00DD4640" w:rsidRDefault="009425F6" w:rsidP="00DD4640">
      <w:pPr>
        <w:pStyle w:val="xflie"/>
      </w:pPr>
    </w:p>
    <w:p w14:paraId="50B5525D" w14:textId="67C8B75B" w:rsidR="00F11FA7" w:rsidRPr="00F11FA7" w:rsidRDefault="003F19E3" w:rsidP="00A76631">
      <w:pPr>
        <w:pStyle w:val="Beispiel"/>
      </w:pPr>
      <w:r>
        <w:tab/>
      </w:r>
      <w:r w:rsidR="00F11FA7" w:rsidRPr="00F11FA7">
        <w:t>Schritt 5</w:t>
      </w:r>
    </w:p>
    <w:p w14:paraId="572593FF" w14:textId="777777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ind w:left="708"/>
      </w:pPr>
      <w:r w:rsidRPr="00F11FA7">
        <w:t>Aufnahme in Bibliothek</w:t>
      </w:r>
    </w:p>
    <w:p w14:paraId="57AB9226" w14:textId="31F32CEF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753B947C" w14:textId="77777777" w:rsidR="003F19E3" w:rsidRDefault="003F19E3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C12A6F3" w14:textId="18E71C76" w:rsidR="00F11FA7" w:rsidRPr="00F11FA7" w:rsidRDefault="00F11FA7" w:rsidP="007003DB">
      <w:pPr>
        <w:pStyle w:val="berschrift2"/>
      </w:pPr>
      <w:r w:rsidRPr="00F11FA7">
        <w:t>Kontinuierliche Verbesserung</w:t>
      </w:r>
    </w:p>
    <w:p w14:paraId="229BAEBE" w14:textId="77777777" w:rsidR="00F11FA7" w:rsidRPr="00DD4640" w:rsidRDefault="00F11FA7" w:rsidP="00DD4640">
      <w:pPr>
        <w:pStyle w:val="xflie"/>
      </w:pPr>
      <w:r w:rsidRPr="00DD4640">
        <w:t>Jeder Nutzer liefert Feedback.</w:t>
      </w:r>
    </w:p>
    <w:p w14:paraId="371215C6" w14:textId="77777777" w:rsidR="003F19E3" w:rsidRPr="00DD4640" w:rsidRDefault="003F19E3" w:rsidP="00DD4640">
      <w:pPr>
        <w:pStyle w:val="xflie"/>
      </w:pPr>
    </w:p>
    <w:p w14:paraId="498B693E" w14:textId="77777777" w:rsidR="00F11FA7" w:rsidRPr="00F11FA7" w:rsidRDefault="00F11FA7" w:rsidP="007003DB">
      <w:pPr>
        <w:pStyle w:val="berschrift4"/>
      </w:pPr>
      <w:r w:rsidRPr="00F11FA7">
        <w:t>Fragen:</w:t>
      </w:r>
    </w:p>
    <w:p w14:paraId="04514E89" w14:textId="75F453C0" w:rsidR="00F11FA7" w:rsidRPr="00F11FA7" w:rsidRDefault="00F11FA7" w:rsidP="003D3557">
      <w:pPr>
        <w:pStyle w:val="bulletpoints"/>
        <w:framePr w:wrap="around"/>
      </w:pPr>
      <w:r w:rsidRPr="00F11FA7">
        <w:t xml:space="preserve"> Welche Ergebnisse waren hilfreich?</w:t>
      </w:r>
    </w:p>
    <w:p w14:paraId="3E3E9D89" w14:textId="393DE66F" w:rsidR="00F11FA7" w:rsidRPr="00F11FA7" w:rsidRDefault="00F11FA7" w:rsidP="003D3557">
      <w:pPr>
        <w:pStyle w:val="bulletpoints"/>
        <w:framePr w:wrap="around"/>
      </w:pPr>
      <w:r w:rsidRPr="00F11FA7">
        <w:t xml:space="preserve"> Welche Fehler traten auf?</w:t>
      </w:r>
    </w:p>
    <w:p w14:paraId="032E5A5A" w14:textId="16BE0991" w:rsidR="00F11FA7" w:rsidRPr="00F11FA7" w:rsidRDefault="00F11FA7" w:rsidP="003D3557">
      <w:pPr>
        <w:pStyle w:val="bulletpoints"/>
        <w:framePr w:wrap="around"/>
      </w:pPr>
      <w:r w:rsidRPr="00F11FA7">
        <w:t xml:space="preserve"> Welche Informationen fehlten?</w:t>
      </w:r>
    </w:p>
    <w:p w14:paraId="244CF069" w14:textId="1381BFF8" w:rsidR="00F11FA7" w:rsidRPr="00F11FA7" w:rsidRDefault="00F11FA7" w:rsidP="003D3557">
      <w:pPr>
        <w:pStyle w:val="bulletpoints"/>
        <w:framePr w:wrap="around"/>
      </w:pPr>
      <w:r w:rsidRPr="00F11FA7">
        <w:t xml:space="preserve"> Welche Optimierungen sind möglich?</w:t>
      </w:r>
    </w:p>
    <w:p w14:paraId="36AFAB16" w14:textId="42421A77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0C434BA7" w14:textId="77777777" w:rsidR="00F11FA7" w:rsidRPr="00DD4640" w:rsidRDefault="00F11FA7" w:rsidP="00DD4640">
      <w:pPr>
        <w:pStyle w:val="xflie"/>
      </w:pPr>
      <w:r w:rsidRPr="00DD4640">
        <w:t>Verbesserungen werden zentral dokumentiert.</w:t>
      </w:r>
    </w:p>
    <w:p w14:paraId="57697D29" w14:textId="2AF0106F" w:rsidR="00F11FA7" w:rsidRPr="00DD4640" w:rsidRDefault="00F11FA7" w:rsidP="00DD4640">
      <w:pPr>
        <w:pStyle w:val="xflie"/>
      </w:pPr>
      <w:r w:rsidRPr="00DD4640">
        <w:t>Dadurch wächst die Qualität der Bibliothek kontinuierlich.</w:t>
      </w:r>
    </w:p>
    <w:p w14:paraId="77C2E65B" w14:textId="77777777" w:rsidR="003F19E3" w:rsidRPr="00DD4640" w:rsidRDefault="003F19E3" w:rsidP="00DD4640">
      <w:pPr>
        <w:pStyle w:val="xflie"/>
      </w:pPr>
    </w:p>
    <w:p w14:paraId="427D2199" w14:textId="77777777" w:rsidR="003F19E3" w:rsidRPr="00DD4640" w:rsidRDefault="003F19E3" w:rsidP="00DD4640">
      <w:pPr>
        <w:pStyle w:val="xflie"/>
      </w:pPr>
    </w:p>
    <w:p w14:paraId="04F37E37" w14:textId="437C55D7" w:rsidR="00F11FA7" w:rsidRPr="00027793" w:rsidRDefault="00F11FA7" w:rsidP="007003DB">
      <w:pPr>
        <w:pStyle w:val="berschrift2"/>
      </w:pPr>
      <w:r w:rsidRPr="00027793">
        <w:t>Reifegradmodell</w:t>
      </w:r>
    </w:p>
    <w:p w14:paraId="0C3DC22D" w14:textId="257AEB04" w:rsidR="00F11FA7" w:rsidRPr="00F11FA7" w:rsidRDefault="003F19E3" w:rsidP="00A76631">
      <w:pPr>
        <w:pStyle w:val="Beispiel"/>
      </w:pPr>
      <w:r>
        <w:tab/>
      </w:r>
      <w:r w:rsidR="00F11FA7" w:rsidRPr="00F11FA7">
        <w:t>Stufe 1</w:t>
      </w:r>
    </w:p>
    <w:p w14:paraId="384EE2AF" w14:textId="770F7E1C" w:rsidR="00F11FA7" w:rsidRPr="00DD4640" w:rsidRDefault="003F19E3" w:rsidP="00DD4640">
      <w:pPr>
        <w:pStyle w:val="xflie"/>
      </w:pPr>
      <w:r w:rsidRPr="00DD4640">
        <w:tab/>
      </w:r>
      <w:r w:rsidR="00F11FA7" w:rsidRPr="00DD4640">
        <w:t>Einzelne Prompts</w:t>
      </w:r>
    </w:p>
    <w:p w14:paraId="455B1F1A" w14:textId="7CA0EC10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3C505E1" w14:textId="5F7BB95E" w:rsidR="00F11FA7" w:rsidRPr="00F11FA7" w:rsidRDefault="003F19E3" w:rsidP="00A76631">
      <w:pPr>
        <w:pStyle w:val="Beispiel"/>
      </w:pPr>
      <w:r>
        <w:tab/>
      </w:r>
      <w:r w:rsidR="00F11FA7" w:rsidRPr="00F11FA7">
        <w:t>Stufe 2</w:t>
      </w:r>
    </w:p>
    <w:p w14:paraId="487F75FC" w14:textId="736D381B" w:rsidR="00F11FA7" w:rsidRPr="00DD4640" w:rsidRDefault="003F19E3" w:rsidP="00DD4640">
      <w:pPr>
        <w:pStyle w:val="xflie"/>
      </w:pPr>
      <w:r w:rsidRPr="00DD4640">
        <w:tab/>
      </w:r>
      <w:r w:rsidR="00F11FA7" w:rsidRPr="00DD4640">
        <w:t>Strukturierte Prompt-Sammlung</w:t>
      </w:r>
    </w:p>
    <w:p w14:paraId="5CDE17F1" w14:textId="448D26BC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4F4958C2" w14:textId="061FE9AB" w:rsidR="00F11FA7" w:rsidRPr="00F11FA7" w:rsidRDefault="003F19E3" w:rsidP="00A76631">
      <w:pPr>
        <w:pStyle w:val="Beispiel"/>
      </w:pPr>
      <w:r>
        <w:tab/>
      </w:r>
      <w:r w:rsidR="00F11FA7" w:rsidRPr="00F11FA7">
        <w:t>Stufe 3</w:t>
      </w:r>
    </w:p>
    <w:p w14:paraId="4BDEED02" w14:textId="3F1557BD" w:rsidR="00F11FA7" w:rsidRPr="00DD4640" w:rsidRDefault="003F19E3" w:rsidP="00DD4640">
      <w:pPr>
        <w:pStyle w:val="xflie"/>
      </w:pPr>
      <w:r w:rsidRPr="00DD4640">
        <w:tab/>
      </w:r>
      <w:r w:rsidR="00F11FA7" w:rsidRPr="00DD4640">
        <w:t>Versionierte Bibliothek</w:t>
      </w:r>
    </w:p>
    <w:p w14:paraId="42373A19" w14:textId="7613DD20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BBC98C9" w14:textId="111FFEEE" w:rsidR="00F11FA7" w:rsidRPr="00F11FA7" w:rsidRDefault="003F19E3" w:rsidP="00A76631">
      <w:pPr>
        <w:pStyle w:val="Beispiel"/>
      </w:pPr>
      <w:r>
        <w:tab/>
      </w:r>
      <w:r w:rsidR="00F11FA7" w:rsidRPr="00F11FA7">
        <w:t>Stufe 4</w:t>
      </w:r>
    </w:p>
    <w:p w14:paraId="6D3E50B3" w14:textId="0FA743D6" w:rsidR="00F11FA7" w:rsidRPr="00DD4640" w:rsidRDefault="003F19E3" w:rsidP="00DD4640">
      <w:pPr>
        <w:pStyle w:val="xflie"/>
      </w:pPr>
      <w:r w:rsidRPr="00DD4640">
        <w:tab/>
      </w:r>
      <w:r w:rsidR="00F11FA7" w:rsidRPr="00DD4640">
        <w:t>Unternehmensweiter Standard</w:t>
      </w:r>
    </w:p>
    <w:p w14:paraId="0AAAE2A2" w14:textId="731704DD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58C52137" w14:textId="356AC2D6" w:rsidR="00F11FA7" w:rsidRPr="00F11FA7" w:rsidRDefault="003F19E3" w:rsidP="00A76631">
      <w:pPr>
        <w:pStyle w:val="Beispiel"/>
      </w:pPr>
      <w:r>
        <w:tab/>
      </w:r>
      <w:r w:rsidR="00F11FA7" w:rsidRPr="00F11FA7">
        <w:t>Stufe 5</w:t>
      </w:r>
    </w:p>
    <w:p w14:paraId="1D9815F2" w14:textId="40BB2F06" w:rsidR="00F11FA7" w:rsidRPr="00DD4640" w:rsidRDefault="003F19E3" w:rsidP="00DD4640">
      <w:pPr>
        <w:pStyle w:val="xflie"/>
      </w:pPr>
      <w:r w:rsidRPr="00DD4640">
        <w:tab/>
      </w:r>
      <w:r w:rsidR="00F11FA7" w:rsidRPr="00DD4640">
        <w:t>Kontinuierlich optimiertes Prompt-System</w:t>
      </w:r>
    </w:p>
    <w:p w14:paraId="6E8EAC05" w14:textId="7CFE2B68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029E2EC" w14:textId="77777777" w:rsidR="009425F6" w:rsidRPr="00DD4640" w:rsidRDefault="009425F6" w:rsidP="00DD4640">
      <w:pPr>
        <w:pStyle w:val="xflie"/>
      </w:pPr>
    </w:p>
    <w:p w14:paraId="726A241D" w14:textId="77777777" w:rsidR="00F11FA7" w:rsidRPr="00F11FA7" w:rsidRDefault="00F11FA7" w:rsidP="007003DB">
      <w:pPr>
        <w:pStyle w:val="berschrift2"/>
      </w:pPr>
      <w:r w:rsidRPr="00F11FA7">
        <w:t>Wirtschaftlicher Nutzen</w:t>
      </w:r>
    </w:p>
    <w:p w14:paraId="6CF866BE" w14:textId="363478CE" w:rsidR="00F11FA7" w:rsidRPr="00F11FA7" w:rsidRDefault="0099739C" w:rsidP="007003DB">
      <w:pPr>
        <w:pStyle w:val="berschrift4"/>
      </w:pPr>
      <w:r>
        <w:t xml:space="preserve"> </w:t>
      </w:r>
      <w:r w:rsidR="00F11FA7" w:rsidRPr="00F11FA7">
        <w:t>Eine Prompt-Bibliothek reduziert:</w:t>
      </w:r>
    </w:p>
    <w:p w14:paraId="108A6AC2" w14:textId="3EA5F825" w:rsidR="00F11FA7" w:rsidRPr="00F11FA7" w:rsidRDefault="00F11FA7" w:rsidP="003D3557">
      <w:pPr>
        <w:pStyle w:val="bulletpoints"/>
        <w:framePr w:wrap="around"/>
      </w:pPr>
      <w:r w:rsidRPr="00F11FA7">
        <w:t>Suchaufwand</w:t>
      </w:r>
    </w:p>
    <w:p w14:paraId="292E3EF6" w14:textId="42BAFAB5" w:rsidR="00F11FA7" w:rsidRPr="00F11FA7" w:rsidRDefault="00F11FA7" w:rsidP="003D3557">
      <w:pPr>
        <w:pStyle w:val="bulletpoints"/>
        <w:framePr w:wrap="around"/>
      </w:pPr>
      <w:r w:rsidRPr="00F11FA7">
        <w:t>Doppelarbeit</w:t>
      </w:r>
    </w:p>
    <w:p w14:paraId="6E323CD4" w14:textId="2D4DAFC3" w:rsidR="00F11FA7" w:rsidRPr="00F11FA7" w:rsidRDefault="00F11FA7" w:rsidP="003D3557">
      <w:pPr>
        <w:pStyle w:val="bulletpoints"/>
        <w:framePr w:wrap="around"/>
      </w:pPr>
      <w:r w:rsidRPr="00F11FA7">
        <w:t>Einarbeitungszeit</w:t>
      </w:r>
    </w:p>
    <w:p w14:paraId="18548C93" w14:textId="30696EA0" w:rsidR="00F11FA7" w:rsidRPr="00F11FA7" w:rsidRDefault="00F11FA7" w:rsidP="003D3557">
      <w:pPr>
        <w:pStyle w:val="bulletpoints"/>
        <w:framePr w:wrap="around"/>
      </w:pPr>
      <w:r w:rsidRPr="00F11FA7">
        <w:t>Qualitätsunterschiede</w:t>
      </w:r>
    </w:p>
    <w:p w14:paraId="7EA1AB1B" w14:textId="75AE7EC4" w:rsidR="00F11FA7" w:rsidRP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B2E247F" w14:textId="77777777" w:rsidR="00F11FA7" w:rsidRPr="00F11FA7" w:rsidRDefault="00F11FA7" w:rsidP="007003DB">
      <w:pPr>
        <w:pStyle w:val="berschrift4"/>
      </w:pPr>
      <w:r w:rsidRPr="00F11FA7">
        <w:t>Gleichzeitig erhöht sie:</w:t>
      </w:r>
    </w:p>
    <w:p w14:paraId="543ACF03" w14:textId="561FDF96" w:rsidR="00F11FA7" w:rsidRPr="00F11FA7" w:rsidRDefault="00F11FA7" w:rsidP="003D3557">
      <w:pPr>
        <w:pStyle w:val="bulletpoints"/>
        <w:framePr w:wrap="around"/>
      </w:pPr>
      <w:r w:rsidRPr="00F11FA7">
        <w:t>Geschwindigkeit</w:t>
      </w:r>
    </w:p>
    <w:p w14:paraId="6F248CBD" w14:textId="17833AF8" w:rsidR="00F11FA7" w:rsidRPr="00F11FA7" w:rsidRDefault="00F11FA7" w:rsidP="003D3557">
      <w:pPr>
        <w:pStyle w:val="bulletpoints"/>
        <w:framePr w:wrap="around"/>
      </w:pPr>
      <w:r w:rsidRPr="00F11FA7">
        <w:t>Konsistenz</w:t>
      </w:r>
    </w:p>
    <w:p w14:paraId="68382904" w14:textId="29CDFA4C" w:rsidR="00F11FA7" w:rsidRPr="00F11FA7" w:rsidRDefault="00F11FA7" w:rsidP="003D3557">
      <w:pPr>
        <w:pStyle w:val="bulletpoints"/>
        <w:framePr w:wrap="around"/>
      </w:pPr>
      <w:r w:rsidRPr="00F11FA7">
        <w:t>Skalierbarkeit</w:t>
      </w:r>
    </w:p>
    <w:p w14:paraId="52FC1DCB" w14:textId="4DFC6194" w:rsidR="00F11FA7" w:rsidRDefault="00F11FA7" w:rsidP="003D3557">
      <w:pPr>
        <w:pStyle w:val="bulletpoints"/>
        <w:framePr w:wrap="around"/>
      </w:pPr>
      <w:r w:rsidRPr="00F11FA7">
        <w:t>Wissenserhalt</w:t>
      </w:r>
    </w:p>
    <w:p w14:paraId="69AF02A7" w14:textId="77777777" w:rsidR="003F19E3" w:rsidRDefault="003F19E3" w:rsidP="003D3557">
      <w:pPr>
        <w:pStyle w:val="bulletpoints"/>
        <w:framePr w:wrap="around"/>
        <w:numPr>
          <w:ilvl w:val="0"/>
          <w:numId w:val="0"/>
        </w:numPr>
        <w:ind w:left="1778"/>
      </w:pPr>
    </w:p>
    <w:p w14:paraId="73FC8CA0" w14:textId="77777777" w:rsidR="003F19E3" w:rsidRPr="00F11FA7" w:rsidRDefault="003F19E3" w:rsidP="003D3557">
      <w:pPr>
        <w:pStyle w:val="bulletpoints"/>
        <w:framePr w:wrap="around"/>
        <w:numPr>
          <w:ilvl w:val="0"/>
          <w:numId w:val="0"/>
        </w:numPr>
        <w:ind w:left="1778"/>
      </w:pPr>
    </w:p>
    <w:p w14:paraId="2D0FC7FE" w14:textId="008CCB33" w:rsidR="00F11FA7" w:rsidRPr="00F11FA7" w:rsidRDefault="00F11FA7" w:rsidP="007003DB">
      <w:pPr>
        <w:pStyle w:val="berschrift2"/>
      </w:pPr>
      <w:r w:rsidRPr="00F11FA7">
        <w:t>Kernregel</w:t>
      </w:r>
    </w:p>
    <w:p w14:paraId="51782D8B" w14:textId="77777777" w:rsidR="00F11FA7" w:rsidRPr="00DD4640" w:rsidRDefault="00F11FA7" w:rsidP="00DD4640">
      <w:pPr>
        <w:pStyle w:val="xflie"/>
      </w:pPr>
      <w:r w:rsidRPr="00DD4640">
        <w:t>Prompts sind kein Einmalprodukt.</w:t>
      </w:r>
    </w:p>
    <w:p w14:paraId="24F583D6" w14:textId="77777777" w:rsidR="003F19E3" w:rsidRPr="00DD4640" w:rsidRDefault="003F19E3" w:rsidP="00DD4640">
      <w:pPr>
        <w:pStyle w:val="xflie"/>
      </w:pPr>
    </w:p>
    <w:p w14:paraId="0A781846" w14:textId="3E42D516" w:rsidR="00F11FA7" w:rsidRPr="00DD4640" w:rsidRDefault="00F11FA7" w:rsidP="00DD4640">
      <w:pPr>
        <w:pStyle w:val="xflie"/>
      </w:pPr>
      <w:r w:rsidRPr="00DD4640">
        <w:t>Sie sind Unternehmenswissen.</w:t>
      </w:r>
    </w:p>
    <w:p w14:paraId="64B09585" w14:textId="77777777" w:rsidR="003F19E3" w:rsidRPr="00DD4640" w:rsidRDefault="003F19E3" w:rsidP="00DD4640">
      <w:pPr>
        <w:pStyle w:val="xflie"/>
      </w:pPr>
    </w:p>
    <w:p w14:paraId="3C47E2B0" w14:textId="6B66E01C" w:rsidR="00F11FA7" w:rsidRPr="00DD4640" w:rsidRDefault="00F11FA7" w:rsidP="00DD4640">
      <w:pPr>
        <w:pStyle w:val="xflie"/>
      </w:pPr>
      <w:r w:rsidRPr="00DD4640">
        <w:t>Unternehmenswissen wird dokumentiert, versioniert und kontinuierlich verbessert.</w:t>
      </w:r>
    </w:p>
    <w:p w14:paraId="0B6CB2BC" w14:textId="77777777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</w:p>
    <w:p w14:paraId="1C350125" w14:textId="77777777" w:rsidR="00865989" w:rsidRPr="00DD4640" w:rsidRDefault="00865989" w:rsidP="00DD4640">
      <w:pPr>
        <w:pStyle w:val="xflie"/>
      </w:pPr>
    </w:p>
    <w:p w14:paraId="2DA1498F" w14:textId="1B6D8A0D" w:rsidR="00865989" w:rsidRDefault="00865989" w:rsidP="007003DB">
      <w:pPr>
        <w:pStyle w:val="berschrift2"/>
      </w:pPr>
      <w:r>
        <w:t>Übergang Kapitel 8</w:t>
      </w:r>
    </w:p>
    <w:p w14:paraId="70CA04AA" w14:textId="77777777" w:rsidR="003F19E3" w:rsidRPr="00F11FA7" w:rsidRDefault="003F19E3" w:rsidP="003F19E3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</w:pPr>
      <w:r w:rsidRPr="00F11FA7">
        <w:t>Kapitel 8 zeigt, wie Prompt-Systeme im Unternehmen eingeführt, skaliert und dauerhaft verankert werden.</w:t>
      </w:r>
    </w:p>
    <w:p w14:paraId="44440F52" w14:textId="41E97614" w:rsidR="00F11FA7" w:rsidRDefault="00F11FA7" w:rsidP="000772C4">
      <w:pPr>
        <w:tabs>
          <w:tab w:val="left" w:pos="709"/>
          <w:tab w:val="left" w:pos="1701"/>
          <w:tab w:val="left" w:pos="2835"/>
          <w:tab w:val="center" w:pos="4536"/>
        </w:tabs>
        <w:spacing w:after="160" w:line="278" w:lineRule="auto"/>
        <w:rPr>
          <w:rFonts w:ascii="Bebas Neue" w:eastAsiaTheme="majorEastAsia" w:hAnsi="Bebas Neue" w:cstheme="majorBidi"/>
          <w:spacing w:val="-10"/>
          <w:kern w:val="28"/>
          <w:sz w:val="56"/>
          <w:szCs w:val="56"/>
        </w:rPr>
      </w:pPr>
      <w:r w:rsidRPr="00F11FA7">
        <w:br w:type="page"/>
      </w:r>
    </w:p>
    <w:p w14:paraId="110CCB3B" w14:textId="6A93D44A" w:rsidR="006E1BDD" w:rsidRPr="00027793" w:rsidRDefault="006E1BDD" w:rsidP="000772C4">
      <w:pPr>
        <w:pStyle w:val="Titel"/>
        <w:tabs>
          <w:tab w:val="left" w:pos="709"/>
          <w:tab w:val="left" w:pos="1701"/>
          <w:tab w:val="left" w:pos="2835"/>
        </w:tabs>
      </w:pPr>
      <w:r w:rsidRPr="00027793">
        <w:t xml:space="preserve">KAPITEL </w:t>
      </w:r>
      <w:r w:rsidR="00F11FA7" w:rsidRPr="00027793">
        <w:t>8</w:t>
      </w:r>
      <w:r w:rsidRPr="00027793">
        <w:t xml:space="preserve"> – UNTERNEHMENSINTEGRATION</w:t>
      </w:r>
    </w:p>
    <w:p w14:paraId="6CDC9329" w14:textId="53691112" w:rsidR="006E1BDD" w:rsidRDefault="006E1BDD" w:rsidP="003F19E3">
      <w:pPr>
        <w:pStyle w:val="Untertitel"/>
        <w:tabs>
          <w:tab w:val="left" w:pos="709"/>
          <w:tab w:val="left" w:pos="1701"/>
          <w:tab w:val="left" w:pos="2835"/>
        </w:tabs>
      </w:pPr>
      <w:r w:rsidRPr="00725D9F">
        <w:t>KI-Prompts als standardisiertes Arbeitssystem im Unternehmen</w:t>
      </w:r>
    </w:p>
    <w:p w14:paraId="3EEE8C2E" w14:textId="77777777" w:rsidR="003F19E3" w:rsidRDefault="003F19E3" w:rsidP="003F19E3">
      <w:pPr>
        <w:pStyle w:val="Untertitel"/>
        <w:tabs>
          <w:tab w:val="left" w:pos="709"/>
          <w:tab w:val="left" w:pos="1701"/>
          <w:tab w:val="left" w:pos="2835"/>
        </w:tabs>
      </w:pPr>
    </w:p>
    <w:p w14:paraId="72EB4717" w14:textId="77777777" w:rsidR="009425F6" w:rsidRPr="00DD4640" w:rsidRDefault="009425F6" w:rsidP="00DD4640">
      <w:pPr>
        <w:pStyle w:val="xflie"/>
      </w:pPr>
    </w:p>
    <w:p w14:paraId="650684E7" w14:textId="12D5B3F6" w:rsidR="006E1BDD" w:rsidRPr="00725D9F" w:rsidRDefault="006E1BDD" w:rsidP="007003DB">
      <w:pPr>
        <w:pStyle w:val="berschrift2"/>
      </w:pPr>
      <w:r w:rsidRPr="00725D9F">
        <w:t>Grundprinzip</w:t>
      </w:r>
    </w:p>
    <w:p w14:paraId="4625793E" w14:textId="77777777" w:rsidR="006E1BDD" w:rsidRPr="00DD4640" w:rsidRDefault="006E1BDD" w:rsidP="00DD4640">
      <w:pPr>
        <w:pStyle w:val="xflie"/>
      </w:pPr>
      <w:r w:rsidRPr="00DD4640">
        <w:t>Einzelne gute Prompts erzeugen keine strukturelle Veränderung.</w:t>
      </w:r>
    </w:p>
    <w:p w14:paraId="3FA6EDE7" w14:textId="77777777" w:rsidR="003F19E3" w:rsidRPr="00DD4640" w:rsidRDefault="003F19E3" w:rsidP="00DD4640">
      <w:pPr>
        <w:pStyle w:val="xflie"/>
      </w:pPr>
    </w:p>
    <w:p w14:paraId="26A92BDF" w14:textId="77777777" w:rsidR="006E1BDD" w:rsidRPr="0099739C" w:rsidRDefault="006E1BDD" w:rsidP="007003DB">
      <w:pPr>
        <w:pStyle w:val="berschrift4"/>
      </w:pPr>
      <w:r w:rsidRPr="0099739C">
        <w:t>Erst die systematische Verankerung im Unternehmen führt zu:</w:t>
      </w:r>
    </w:p>
    <w:p w14:paraId="4304D683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messbarer Zeitersparnis </w:t>
      </w:r>
    </w:p>
    <w:p w14:paraId="2BA64AE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konsistenter Qualität </w:t>
      </w:r>
    </w:p>
    <w:p w14:paraId="2593C480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skalierbarer Kommunikation </w:t>
      </w:r>
    </w:p>
    <w:p w14:paraId="30E63AC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reduzierter Abhängigkeit von Einzelpersonen </w:t>
      </w:r>
    </w:p>
    <w:p w14:paraId="0B6949FF" w14:textId="471342CD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3857495E" w14:textId="77777777" w:rsidR="009425F6" w:rsidRPr="00DD4640" w:rsidRDefault="009425F6" w:rsidP="00DD4640">
      <w:pPr>
        <w:pStyle w:val="xflie"/>
      </w:pPr>
    </w:p>
    <w:p w14:paraId="6148787A" w14:textId="4A997979" w:rsidR="006E1BDD" w:rsidRPr="00725D9F" w:rsidRDefault="006E1BDD" w:rsidP="007003DB">
      <w:pPr>
        <w:pStyle w:val="berschrift2"/>
      </w:pPr>
      <w:r w:rsidRPr="00725D9F">
        <w:t>. Zielbild</w:t>
      </w:r>
    </w:p>
    <w:p w14:paraId="3442CD0B" w14:textId="77777777" w:rsidR="006E1BDD" w:rsidRPr="00DD4640" w:rsidRDefault="006E1BDD" w:rsidP="00DD4640">
      <w:pPr>
        <w:pStyle w:val="xflie"/>
      </w:pPr>
      <w:r w:rsidRPr="00DD4640">
        <w:t>Das Unternehmen arbeitet nicht „mit KI“.</w:t>
      </w:r>
    </w:p>
    <w:p w14:paraId="254A02E2" w14:textId="77777777" w:rsidR="003F19E3" w:rsidRPr="00DD4640" w:rsidRDefault="003F19E3" w:rsidP="00DD4640">
      <w:pPr>
        <w:pStyle w:val="xflie"/>
      </w:pPr>
    </w:p>
    <w:p w14:paraId="01C0E7FB" w14:textId="2D72B9AE" w:rsidR="006E1BDD" w:rsidRPr="00DD4640" w:rsidRDefault="006E1BDD" w:rsidP="00DD4640">
      <w:pPr>
        <w:pStyle w:val="xflie"/>
      </w:pPr>
      <w:r w:rsidRPr="00DD4640">
        <w:t xml:space="preserve">Das Unternehmen arbeitet mit einem </w:t>
      </w:r>
      <w:r w:rsidRPr="00DD4640">
        <w:rPr>
          <w:b/>
        </w:rPr>
        <w:t>standardisierten Prompt-System</w:t>
      </w:r>
      <w:r w:rsidRPr="00DD4640">
        <w:t>.</w:t>
      </w:r>
    </w:p>
    <w:p w14:paraId="60903883" w14:textId="5EA528C1" w:rsidR="006E1BDD" w:rsidRPr="00DD4640" w:rsidRDefault="006E1BDD" w:rsidP="00DD4640">
      <w:pPr>
        <w:pStyle w:val="xflie"/>
      </w:pPr>
    </w:p>
    <w:p w14:paraId="022AE033" w14:textId="79B63892" w:rsidR="00865989" w:rsidRDefault="0086598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</w:p>
    <w:p w14:paraId="19754D7B" w14:textId="77777777" w:rsidR="009425F6" w:rsidRDefault="009425F6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17D4D981" w14:textId="07A67F7B" w:rsidR="006E1BDD" w:rsidRPr="00725D9F" w:rsidRDefault="006E1BDD" w:rsidP="007003DB">
      <w:pPr>
        <w:pStyle w:val="berschrift2"/>
      </w:pPr>
      <w:r w:rsidRPr="00725D9F">
        <w:t>. Rollen im System</w:t>
      </w:r>
    </w:p>
    <w:p w14:paraId="5BA8E129" w14:textId="76981451" w:rsidR="006E1BDD" w:rsidRPr="003F19E3" w:rsidRDefault="006E1BDD" w:rsidP="003F19E3">
      <w:pPr>
        <w:pStyle w:val="berschrift4"/>
      </w:pPr>
      <w:r w:rsidRPr="003F19E3">
        <w:t>Prompt Owner</w:t>
      </w:r>
    </w:p>
    <w:p w14:paraId="78D2BDAE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verantwortet Prompt-Qualität </w:t>
      </w:r>
    </w:p>
    <w:p w14:paraId="47C3A99B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pflegt zentrale Bibliothek </w:t>
      </w:r>
    </w:p>
    <w:p w14:paraId="384E80A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aktualisiert Standards </w:t>
      </w:r>
    </w:p>
    <w:p w14:paraId="2DB25C2C" w14:textId="41E7B096" w:rsidR="00027793" w:rsidRDefault="00027793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</w:p>
    <w:p w14:paraId="2FBE16C7" w14:textId="1A684882" w:rsidR="006E1BDD" w:rsidRPr="00725D9F" w:rsidRDefault="006E1BDD" w:rsidP="007003DB">
      <w:pPr>
        <w:pStyle w:val="berschrift2"/>
      </w:pPr>
      <w:r w:rsidRPr="00725D9F">
        <w:t>Fachanwender</w:t>
      </w:r>
    </w:p>
    <w:p w14:paraId="2A7C9D9F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nutzen Prompts im Tagesgeschäft </w:t>
      </w:r>
    </w:p>
    <w:p w14:paraId="09B7A1A0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liefern Feedback aus der Praxis </w:t>
      </w:r>
    </w:p>
    <w:p w14:paraId="64C027D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passen Prompts kontextuell an </w:t>
      </w:r>
    </w:p>
    <w:p w14:paraId="3AC4CC67" w14:textId="68C46A64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2AE263D6" w14:textId="073DB639" w:rsidR="006E1BDD" w:rsidRPr="00725D9F" w:rsidRDefault="006E1BDD" w:rsidP="007003DB">
      <w:pPr>
        <w:pStyle w:val="berschrift2"/>
      </w:pPr>
      <w:r w:rsidRPr="00725D9F">
        <w:t>Qualitätssicherung</w:t>
      </w:r>
    </w:p>
    <w:p w14:paraId="4A1CC91B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prüft geschäftskritische Outputs </w:t>
      </w:r>
    </w:p>
    <w:p w14:paraId="4D5BEBC5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nutzt Bewertungsmodell (Kapitel 4) </w:t>
      </w:r>
    </w:p>
    <w:p w14:paraId="5A70D209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verhindert fehlerhafte Ausgaben </w:t>
      </w:r>
    </w:p>
    <w:p w14:paraId="35368B92" w14:textId="5CEC1A93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89533E3" w14:textId="245A5CAF" w:rsidR="006E1BDD" w:rsidRPr="00725D9F" w:rsidRDefault="006E1BDD" w:rsidP="007003DB">
      <w:pPr>
        <w:pStyle w:val="berschrift2"/>
      </w:pPr>
      <w:r w:rsidRPr="00725D9F">
        <w:t>Struktur der Prompt-Bibliothek</w:t>
      </w:r>
    </w:p>
    <w:p w14:paraId="5EF448C1" w14:textId="77777777" w:rsidR="006E1BDD" w:rsidRPr="00865989" w:rsidRDefault="006E1BDD" w:rsidP="007003DB">
      <w:pPr>
        <w:pStyle w:val="berschrift4"/>
      </w:pPr>
      <w:r w:rsidRPr="00865989">
        <w:t>Die Bibliothek ist in feste Kategorien gegliedert:</w:t>
      </w:r>
    </w:p>
    <w:p w14:paraId="5C980448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Führung &amp; Entscheidungen </w:t>
      </w:r>
    </w:p>
    <w:p w14:paraId="4EE914C6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Finanzen &amp; Controlling </w:t>
      </w:r>
    </w:p>
    <w:p w14:paraId="5ECEC8DE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Kommunikation </w:t>
      </w:r>
    </w:p>
    <w:p w14:paraId="3DFCDDCA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Projekte &amp; Eskalation </w:t>
      </w:r>
    </w:p>
    <w:p w14:paraId="28D572DD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sensible Bereiche </w:t>
      </w:r>
    </w:p>
    <w:p w14:paraId="1FA4520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Wachstum &amp; </w:t>
      </w:r>
      <w:proofErr w:type="spellStart"/>
      <w:r w:rsidRPr="00725D9F">
        <w:t>Social</w:t>
      </w:r>
      <w:proofErr w:type="spellEnd"/>
      <w:r w:rsidRPr="00725D9F">
        <w:t xml:space="preserve"> Media </w:t>
      </w:r>
    </w:p>
    <w:p w14:paraId="43144982" w14:textId="0944D131" w:rsidR="006E1BDD" w:rsidRPr="00725D9F" w:rsidRDefault="006E1BDD" w:rsidP="003D3557">
      <w:pPr>
        <w:pStyle w:val="bulletpoints"/>
        <w:framePr w:wrap="around"/>
      </w:pPr>
      <w:r w:rsidRPr="00725D9F">
        <w:t xml:space="preserve">Automatisierung </w:t>
      </w:r>
    </w:p>
    <w:p w14:paraId="7C54CAC7" w14:textId="660AB88A" w:rsidR="006E1BDD" w:rsidRPr="00725D9F" w:rsidRDefault="006E1BDD" w:rsidP="007003DB">
      <w:pPr>
        <w:pStyle w:val="berschrift2"/>
      </w:pPr>
      <w:r w:rsidRPr="00725D9F">
        <w:t>Aufbau einer zentralen Bibliothek</w:t>
      </w:r>
    </w:p>
    <w:p w14:paraId="5BF42A3B" w14:textId="442A1936" w:rsidR="006E1BDD" w:rsidRPr="00865989" w:rsidRDefault="009425F6" w:rsidP="007003DB">
      <w:pPr>
        <w:pStyle w:val="berschrift2"/>
      </w:pPr>
      <w:r>
        <w:t xml:space="preserve"> </w:t>
      </w:r>
      <w:r w:rsidR="006E1BDD" w:rsidRPr="00865989">
        <w:t>technische Umsetzung</w:t>
      </w:r>
    </w:p>
    <w:p w14:paraId="4104EFAD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SharePoint / Notion / Drive </w:t>
      </w:r>
    </w:p>
    <w:p w14:paraId="756B9C4E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ein Prompt = ein Dokument </w:t>
      </w:r>
    </w:p>
    <w:p w14:paraId="3C586215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Versionierung verpflichtend </w:t>
      </w:r>
    </w:p>
    <w:p w14:paraId="25B7A250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klare Namenskonvention </w:t>
      </w:r>
    </w:p>
    <w:p w14:paraId="10DA9302" w14:textId="6E603CFF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2C467331" w14:textId="78DC5BEB" w:rsidR="006E1BDD" w:rsidRPr="00725D9F" w:rsidRDefault="003F19E3" w:rsidP="00A76631">
      <w:pPr>
        <w:pStyle w:val="Beispiel"/>
      </w:pPr>
      <w:r>
        <w:tab/>
      </w:r>
      <w:r w:rsidR="006E1BDD" w:rsidRPr="00725D9F">
        <w:t>Beispielstruktur</w:t>
      </w:r>
    </w:p>
    <w:p w14:paraId="25BDF2DF" w14:textId="56BFEE10" w:rsidR="006E1BDD" w:rsidRPr="00DD4640" w:rsidRDefault="006E1BDD" w:rsidP="00DD4640">
      <w:pPr>
        <w:pStyle w:val="xflie"/>
      </w:pPr>
      <w:r w:rsidRPr="00DD4640">
        <w:t>„</w:t>
      </w:r>
      <w:r w:rsidR="003F19E3" w:rsidRPr="00DD4640">
        <w:tab/>
      </w:r>
      <w:proofErr w:type="spellStart"/>
      <w:r w:rsidRPr="00DD4640">
        <w:t>KATEGORIE_Promptnummer_Zweck_Version</w:t>
      </w:r>
      <w:proofErr w:type="spellEnd"/>
      <w:r w:rsidRPr="00DD4640">
        <w:t>“</w:t>
      </w:r>
    </w:p>
    <w:p w14:paraId="597C2749" w14:textId="77777777" w:rsidR="00865989" w:rsidRPr="00DD4640" w:rsidRDefault="00865989" w:rsidP="00DD4640">
      <w:pPr>
        <w:pStyle w:val="xflie"/>
      </w:pPr>
    </w:p>
    <w:p w14:paraId="031B2736" w14:textId="7A954542" w:rsidR="006E1BDD" w:rsidRPr="00725D9F" w:rsidRDefault="003F19E3" w:rsidP="003F19E3">
      <w:pPr>
        <w:tabs>
          <w:tab w:val="left" w:pos="709"/>
          <w:tab w:val="left" w:pos="1701"/>
          <w:tab w:val="left" w:pos="2835"/>
        </w:tabs>
        <w:spacing w:before="120" w:after="160" w:line="278" w:lineRule="auto"/>
      </w:pPr>
      <w:r>
        <w:rPr>
          <w:rStyle w:val="BeispielZchn"/>
        </w:rPr>
        <w:tab/>
      </w:r>
      <w:r w:rsidR="006E1BDD" w:rsidRPr="00725D9F">
        <w:rPr>
          <w:rStyle w:val="BeispielZchn"/>
        </w:rPr>
        <w:t>Beispiel:</w:t>
      </w:r>
      <w:r w:rsidR="006E1BDD" w:rsidRPr="00725D9F">
        <w:br/>
      </w:r>
      <w:r w:rsidRPr="00DD4640">
        <w:rPr>
          <w:rStyle w:val="xflieZchn"/>
        </w:rPr>
        <w:tab/>
      </w:r>
      <w:r w:rsidR="006E1BDD" w:rsidRPr="00DD4640">
        <w:rPr>
          <w:rStyle w:val="xflieZchn"/>
        </w:rPr>
        <w:t>„FIN_11_SollIstAnalyse_v2“</w:t>
      </w:r>
    </w:p>
    <w:p w14:paraId="43BC000F" w14:textId="1E1608EE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942A622" w14:textId="77777777" w:rsidR="009425F6" w:rsidRPr="00DD4640" w:rsidRDefault="009425F6" w:rsidP="00DD4640">
      <w:pPr>
        <w:pStyle w:val="xflie"/>
      </w:pPr>
    </w:p>
    <w:p w14:paraId="2C964124" w14:textId="77777777" w:rsidR="009425F6" w:rsidRDefault="009425F6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1E5B1732" w14:textId="3519747A" w:rsidR="006E1BDD" w:rsidRPr="00725D9F" w:rsidRDefault="006E1BDD" w:rsidP="007003DB">
      <w:pPr>
        <w:pStyle w:val="berschrift2"/>
      </w:pPr>
      <w:r w:rsidRPr="00725D9F">
        <w:t>Standardisierung im Alltag</w:t>
      </w:r>
    </w:p>
    <w:p w14:paraId="2795982E" w14:textId="11F4B892" w:rsidR="006E1BDD" w:rsidRPr="00725D9F" w:rsidRDefault="003F19E3" w:rsidP="00A76631">
      <w:pPr>
        <w:pStyle w:val="Beispiel"/>
      </w:pPr>
      <w:r>
        <w:tab/>
      </w:r>
      <w:r w:rsidR="006E1BDD" w:rsidRPr="00725D9F">
        <w:t>Regel 1</w:t>
      </w:r>
    </w:p>
    <w:p w14:paraId="30FBED56" w14:textId="619567F6" w:rsidR="006E1BDD" w:rsidRPr="00DD4640" w:rsidRDefault="003F19E3" w:rsidP="00DD4640">
      <w:pPr>
        <w:pStyle w:val="xflie"/>
      </w:pPr>
      <w:r w:rsidRPr="00DD4640">
        <w:tab/>
      </w:r>
      <w:r w:rsidR="006E1BDD" w:rsidRPr="00DD4640">
        <w:t xml:space="preserve">Kein freies </w:t>
      </w:r>
      <w:proofErr w:type="spellStart"/>
      <w:r w:rsidR="006E1BDD" w:rsidRPr="00DD4640">
        <w:t>Prompting</w:t>
      </w:r>
      <w:proofErr w:type="spellEnd"/>
      <w:r w:rsidR="006E1BDD" w:rsidRPr="00DD4640">
        <w:t xml:space="preserve"> im Unternehmen für Standardaufgaben.</w:t>
      </w:r>
    </w:p>
    <w:p w14:paraId="4BCCC0CD" w14:textId="211774D7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90D5A08" w14:textId="3C27B559" w:rsidR="006E1BDD" w:rsidRPr="00725D9F" w:rsidRDefault="003F19E3" w:rsidP="00A76631">
      <w:pPr>
        <w:pStyle w:val="Beispiel"/>
      </w:pPr>
      <w:r>
        <w:tab/>
      </w:r>
      <w:r w:rsidR="006E1BDD" w:rsidRPr="00725D9F">
        <w:t>Regel 2</w:t>
      </w:r>
    </w:p>
    <w:p w14:paraId="6043AB6A" w14:textId="4A56BF4E" w:rsidR="006E1BDD" w:rsidRPr="00DD4640" w:rsidRDefault="003F19E3" w:rsidP="00DD4640">
      <w:pPr>
        <w:pStyle w:val="xflie"/>
      </w:pPr>
      <w:r w:rsidRPr="00DD4640">
        <w:tab/>
      </w:r>
      <w:r w:rsidR="006E1BDD" w:rsidRPr="00DD4640">
        <w:t>Nur freigegebene Prompts für wiederkehrende Prozesse.</w:t>
      </w:r>
    </w:p>
    <w:p w14:paraId="1F13D86D" w14:textId="7D110037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57629C0C" w14:textId="4DAABC14" w:rsidR="006E1BDD" w:rsidRPr="00725D9F" w:rsidRDefault="003F19E3" w:rsidP="00A76631">
      <w:pPr>
        <w:pStyle w:val="Beispiel"/>
      </w:pPr>
      <w:r>
        <w:tab/>
      </w:r>
      <w:r w:rsidR="006E1BDD" w:rsidRPr="00725D9F">
        <w:t>Regel 3</w:t>
      </w:r>
    </w:p>
    <w:p w14:paraId="7D095903" w14:textId="6E1842F2" w:rsidR="006E1BDD" w:rsidRPr="00DD4640" w:rsidRDefault="003F19E3" w:rsidP="00DD4640">
      <w:pPr>
        <w:pStyle w:val="xflie"/>
      </w:pPr>
      <w:r w:rsidRPr="00DD4640">
        <w:tab/>
      </w:r>
      <w:r w:rsidR="006E1BDD" w:rsidRPr="00DD4640">
        <w:t>Optimierungen werden zentral zurückgeführt.</w:t>
      </w:r>
    </w:p>
    <w:p w14:paraId="6AA8D46E" w14:textId="46215C43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3887875D" w14:textId="16C2B188" w:rsidR="00865989" w:rsidRDefault="0086598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</w:p>
    <w:p w14:paraId="69EA620A" w14:textId="1FE89421" w:rsidR="006E1BDD" w:rsidRPr="00725D9F" w:rsidRDefault="006E1BDD" w:rsidP="007003DB">
      <w:pPr>
        <w:pStyle w:val="berschrift2"/>
      </w:pPr>
      <w:r w:rsidRPr="00725D9F">
        <w:t>Einführung im Team</w:t>
      </w:r>
    </w:p>
    <w:p w14:paraId="5FC010EB" w14:textId="008ACDA9" w:rsidR="006E1BDD" w:rsidRPr="00DD4640" w:rsidRDefault="003F19E3" w:rsidP="00DD4640">
      <w:pPr>
        <w:pStyle w:val="xflie"/>
      </w:pPr>
      <w:r w:rsidRPr="00DD4640">
        <w:tab/>
      </w:r>
      <w:r w:rsidR="006E1BDD" w:rsidRPr="00DD4640">
        <w:t>Phase 1 – Pilot</w:t>
      </w:r>
    </w:p>
    <w:p w14:paraId="08AA9AE9" w14:textId="26902EF5" w:rsidR="006E1BDD" w:rsidRPr="00725D9F" w:rsidRDefault="003F19E3" w:rsidP="000772C4">
      <w:pPr>
        <w:tabs>
          <w:tab w:val="left" w:pos="709"/>
          <w:tab w:val="left" w:pos="1701"/>
          <w:tab w:val="left" w:pos="2835"/>
        </w:tabs>
      </w:pPr>
      <w:r>
        <w:tab/>
      </w:r>
      <w:r w:rsidR="006E1BDD" w:rsidRPr="00725D9F">
        <w:t xml:space="preserve">3–5 Kernprompts </w:t>
      </w:r>
      <w:proofErr w:type="gramStart"/>
      <w:r w:rsidR="006E1BDD" w:rsidRPr="00725D9F">
        <w:t xml:space="preserve">definieren </w:t>
      </w:r>
      <w:r>
        <w:t xml:space="preserve"> und</w:t>
      </w:r>
      <w:proofErr w:type="gramEnd"/>
      <w:r>
        <w:t xml:space="preserve"> </w:t>
      </w:r>
      <w:r w:rsidR="006E1BDD" w:rsidRPr="00725D9F">
        <w:t xml:space="preserve">in realen Prozessen testen </w:t>
      </w:r>
    </w:p>
    <w:p w14:paraId="1405A4A7" w14:textId="6A85385A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378A6380" w14:textId="45210EC4" w:rsidR="006E1BDD" w:rsidRPr="00DD4640" w:rsidRDefault="003F19E3" w:rsidP="00DD4640">
      <w:pPr>
        <w:pStyle w:val="xflie"/>
      </w:pPr>
      <w:r w:rsidRPr="00DD4640">
        <w:tab/>
      </w:r>
      <w:r w:rsidR="006E1BDD" w:rsidRPr="00DD4640">
        <w:t>Phase 2 – Expansion</w:t>
      </w:r>
    </w:p>
    <w:p w14:paraId="4961F41C" w14:textId="69A7D82F" w:rsidR="006E1BDD" w:rsidRPr="00725D9F" w:rsidRDefault="003F19E3" w:rsidP="003F19E3">
      <w:pPr>
        <w:tabs>
          <w:tab w:val="left" w:pos="709"/>
          <w:tab w:val="left" w:pos="1701"/>
          <w:tab w:val="left" w:pos="2835"/>
        </w:tabs>
      </w:pPr>
      <w:r>
        <w:tab/>
      </w:r>
      <w:r w:rsidR="006E1BDD" w:rsidRPr="00725D9F">
        <w:t xml:space="preserve">Erweiterung auf alle </w:t>
      </w:r>
      <w:proofErr w:type="gramStart"/>
      <w:r w:rsidR="006E1BDD" w:rsidRPr="00725D9F">
        <w:t xml:space="preserve">Abteilungen </w:t>
      </w:r>
      <w:r>
        <w:t xml:space="preserve"> und</w:t>
      </w:r>
      <w:proofErr w:type="gramEnd"/>
      <w:r>
        <w:t xml:space="preserve"> </w:t>
      </w:r>
      <w:r w:rsidR="006E1BDD" w:rsidRPr="00725D9F">
        <w:t xml:space="preserve">Schulung der Nutzer </w:t>
      </w:r>
    </w:p>
    <w:p w14:paraId="242CED97" w14:textId="4260CF4E" w:rsidR="00027793" w:rsidRDefault="00027793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bCs/>
          <w:i/>
          <w:szCs w:val="28"/>
        </w:rPr>
      </w:pPr>
    </w:p>
    <w:p w14:paraId="4DDEC211" w14:textId="6F2C646A" w:rsidR="006E1BDD" w:rsidRPr="00DD4640" w:rsidRDefault="003F19E3" w:rsidP="00DD4640">
      <w:pPr>
        <w:pStyle w:val="xflie"/>
      </w:pPr>
      <w:r w:rsidRPr="00DD4640">
        <w:tab/>
      </w:r>
      <w:r w:rsidR="006E1BDD" w:rsidRPr="00DD4640">
        <w:t>Phase 3 – Standardisierung</w:t>
      </w:r>
    </w:p>
    <w:p w14:paraId="1325A5E2" w14:textId="6E93C04C" w:rsidR="006E1BDD" w:rsidRDefault="003F19E3" w:rsidP="000772C4">
      <w:pPr>
        <w:tabs>
          <w:tab w:val="left" w:pos="709"/>
          <w:tab w:val="left" w:pos="1701"/>
          <w:tab w:val="left" w:pos="2835"/>
        </w:tabs>
      </w:pPr>
      <w:r>
        <w:tab/>
      </w:r>
      <w:r w:rsidR="006E1BDD" w:rsidRPr="00725D9F">
        <w:t xml:space="preserve">feste Nutzung im </w:t>
      </w:r>
      <w:proofErr w:type="gramStart"/>
      <w:r w:rsidR="006E1BDD" w:rsidRPr="00725D9F">
        <w:t xml:space="preserve">Tagesgeschäft </w:t>
      </w:r>
      <w:r>
        <w:t xml:space="preserve"> und</w:t>
      </w:r>
      <w:proofErr w:type="gramEnd"/>
      <w:r>
        <w:t xml:space="preserve"> </w:t>
      </w:r>
      <w:r w:rsidR="006E1BDD" w:rsidRPr="00725D9F">
        <w:t xml:space="preserve">KPI-Messung der Zeitersparnis </w:t>
      </w:r>
    </w:p>
    <w:p w14:paraId="2E4B3B85" w14:textId="77777777" w:rsidR="00672969" w:rsidRDefault="00672969" w:rsidP="000772C4">
      <w:pPr>
        <w:tabs>
          <w:tab w:val="left" w:pos="709"/>
          <w:tab w:val="left" w:pos="1701"/>
          <w:tab w:val="left" w:pos="2835"/>
        </w:tabs>
      </w:pPr>
    </w:p>
    <w:p w14:paraId="3C180D88" w14:textId="77777777" w:rsidR="00672969" w:rsidRDefault="00672969" w:rsidP="000772C4">
      <w:pPr>
        <w:tabs>
          <w:tab w:val="left" w:pos="709"/>
          <w:tab w:val="left" w:pos="1701"/>
          <w:tab w:val="left" w:pos="2835"/>
        </w:tabs>
      </w:pPr>
    </w:p>
    <w:p w14:paraId="07F2EBBC" w14:textId="77777777" w:rsidR="00672969" w:rsidRPr="00725D9F" w:rsidRDefault="00672969" w:rsidP="000772C4">
      <w:pPr>
        <w:tabs>
          <w:tab w:val="left" w:pos="709"/>
          <w:tab w:val="left" w:pos="1701"/>
          <w:tab w:val="left" w:pos="2835"/>
        </w:tabs>
      </w:pPr>
    </w:p>
    <w:p w14:paraId="12C73165" w14:textId="77777777" w:rsidR="009425F6" w:rsidRDefault="009425F6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5343B5D1" w14:textId="1B4DCD3C" w:rsidR="006E1BDD" w:rsidRPr="004F1376" w:rsidRDefault="006E1BDD" w:rsidP="007003DB">
      <w:pPr>
        <w:pStyle w:val="berschrift2"/>
      </w:pPr>
      <w:r w:rsidRPr="00725D9F">
        <w:t>Zeitersparnis als KPI</w:t>
      </w:r>
    </w:p>
    <w:p w14:paraId="67A2EC03" w14:textId="77777777" w:rsidR="006E1BDD" w:rsidRPr="00725D9F" w:rsidRDefault="006E1BDD" w:rsidP="007003DB">
      <w:pPr>
        <w:pStyle w:val="berschrift4"/>
      </w:pPr>
      <w:r w:rsidRPr="00865989">
        <w:t>Beispielrechnung</w:t>
      </w:r>
      <w:r w:rsidRPr="00725D9F">
        <w:t>:</w:t>
      </w:r>
    </w:p>
    <w:p w14:paraId="70452E2A" w14:textId="639A3EEF" w:rsidR="006E1BDD" w:rsidRPr="00DD4640" w:rsidRDefault="003F19E3" w:rsidP="00DD4640">
      <w:pPr>
        <w:pStyle w:val="xflie"/>
        <w:rPr>
          <w:i/>
          <w:iCs/>
        </w:rPr>
      </w:pPr>
      <w:r w:rsidRPr="00DD4640">
        <w:tab/>
      </w:r>
      <w:r w:rsidR="006E1BDD" w:rsidRPr="00DD4640">
        <w:t>Angebotserstellung vorher</w:t>
      </w:r>
      <w:r w:rsidRPr="00DD4640">
        <w:tab/>
      </w:r>
      <w:r w:rsidR="006E1BDD" w:rsidRPr="00DD4640">
        <w:rPr>
          <w:b/>
          <w:i/>
          <w:iCs/>
        </w:rPr>
        <w:t xml:space="preserve">: 90 Minuten </w:t>
      </w:r>
    </w:p>
    <w:p w14:paraId="290903DC" w14:textId="106EDD93" w:rsidR="006E1BDD" w:rsidRPr="00DD4640" w:rsidRDefault="003F19E3" w:rsidP="00DD4640">
      <w:pPr>
        <w:pStyle w:val="xflie"/>
        <w:rPr>
          <w:i/>
          <w:iCs/>
        </w:rPr>
      </w:pPr>
      <w:r w:rsidRPr="00DD4640">
        <w:tab/>
      </w:r>
      <w:r w:rsidR="006E1BDD" w:rsidRPr="00DD4640">
        <w:t>nach Optimierung:</w:t>
      </w:r>
      <w:r w:rsidRPr="00DD4640">
        <w:tab/>
      </w:r>
      <w:r w:rsidRPr="00DD4640">
        <w:tab/>
      </w:r>
      <w:r w:rsidRPr="00DD4640">
        <w:rPr>
          <w:b/>
        </w:rPr>
        <w:tab/>
      </w:r>
      <w:r w:rsidR="006E1BDD" w:rsidRPr="00DD4640">
        <w:rPr>
          <w:b/>
        </w:rPr>
        <w:t xml:space="preserve"> </w:t>
      </w:r>
      <w:r w:rsidR="006E1BDD" w:rsidRPr="00DD4640">
        <w:rPr>
          <w:b/>
          <w:i/>
          <w:iCs/>
        </w:rPr>
        <w:t>25 Minuten</w:t>
      </w:r>
      <w:r w:rsidR="006E1BDD" w:rsidRPr="00DD4640">
        <w:rPr>
          <w:i/>
          <w:iCs/>
        </w:rPr>
        <w:t xml:space="preserve"> </w:t>
      </w:r>
    </w:p>
    <w:p w14:paraId="47D3EE4F" w14:textId="77777777" w:rsidR="00865989" w:rsidRPr="00DD4640" w:rsidRDefault="00865989" w:rsidP="00DD4640">
      <w:pPr>
        <w:pStyle w:val="xflie"/>
      </w:pPr>
    </w:p>
    <w:p w14:paraId="59E5D979" w14:textId="5B3D3749" w:rsidR="006E1BDD" w:rsidRPr="00DD4640" w:rsidRDefault="003316F5" w:rsidP="00DD4640">
      <w:pPr>
        <w:pStyle w:val="xflie"/>
      </w:pPr>
      <w:r w:rsidRPr="00DD464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26C2EC" wp14:editId="2060B995">
                <wp:simplePos x="0" y="0"/>
                <wp:positionH relativeFrom="column">
                  <wp:posOffset>549275</wp:posOffset>
                </wp:positionH>
                <wp:positionV relativeFrom="paragraph">
                  <wp:posOffset>60325</wp:posOffset>
                </wp:positionV>
                <wp:extent cx="238760" cy="103505"/>
                <wp:effectExtent l="0" t="19050" r="46990" b="29845"/>
                <wp:wrapNone/>
                <wp:docPr id="1113629167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C5CF" id="Pfeil: nach rechts 1" o:spid="_x0000_s1026" type="#_x0000_t13" alt="&quot;&quot;" style="position:absolute;margin-left:43.25pt;margin-top:4.75pt;width:18.8pt;height:8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" adj="16918" fillcolor="#4472c4 [3204]" strokecolor="#09101d [484]" strokeweight="1pt"/>
            </w:pict>
          </mc:Fallback>
        </mc:AlternateContent>
      </w:r>
      <w:r w:rsidR="00865989" w:rsidRPr="00DD4640">
        <w:rPr>
          <w:rFonts w:ascii="Times New Roman" w:hAnsi="Times New Roman"/>
        </w:rPr>
        <w:tab/>
      </w:r>
      <w:r w:rsidR="006E1BDD" w:rsidRPr="00DD4640">
        <w:t xml:space="preserve"> </w:t>
      </w:r>
      <w:r w:rsidR="003F19E3" w:rsidRPr="00DD4640">
        <w:tab/>
      </w:r>
      <w:r w:rsidR="006E1BDD" w:rsidRPr="00DD4640">
        <w:t xml:space="preserve">Einsparung: </w:t>
      </w:r>
      <w:r w:rsidR="00BB7D4C" w:rsidRPr="00DD4640">
        <w:t>6</w:t>
      </w:r>
      <w:r w:rsidR="006E1BDD" w:rsidRPr="00DD4640">
        <w:t>5 Minuten pro Vorgang</w:t>
      </w:r>
    </w:p>
    <w:p w14:paraId="50E194D2" w14:textId="77777777" w:rsidR="003316F5" w:rsidRPr="00DD4640" w:rsidRDefault="003316F5" w:rsidP="00DD4640">
      <w:pPr>
        <w:pStyle w:val="xflie"/>
      </w:pPr>
    </w:p>
    <w:p w14:paraId="75FAC7B6" w14:textId="5D9465EF" w:rsidR="00672969" w:rsidRPr="003F19E3" w:rsidRDefault="0067296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Cs/>
          <w:iCs/>
          <w:szCs w:val="32"/>
        </w:rPr>
      </w:pPr>
    </w:p>
    <w:p w14:paraId="61D4ECE4" w14:textId="0D4A49B8" w:rsidR="006E1BDD" w:rsidRPr="003316F5" w:rsidRDefault="006E1BDD" w:rsidP="007003DB">
      <w:pPr>
        <w:pStyle w:val="berschrift2"/>
      </w:pPr>
      <w:r w:rsidRPr="003316F5">
        <w:t>Skalierung:</w:t>
      </w:r>
    </w:p>
    <w:p w14:paraId="30F6DC3F" w14:textId="6518E50F" w:rsidR="003F19E3" w:rsidRPr="00DD4640" w:rsidRDefault="003F19E3" w:rsidP="00DD4640">
      <w:pPr>
        <w:pStyle w:val="xflie"/>
      </w:pPr>
    </w:p>
    <w:p w14:paraId="27206979" w14:textId="581425BB" w:rsidR="003316F5" w:rsidRPr="00DD4640" w:rsidRDefault="006E1BDD" w:rsidP="00DD4640">
      <w:pPr>
        <w:pStyle w:val="xflie"/>
      </w:pPr>
      <w:r w:rsidRPr="00DD4640">
        <w:t>200 Vorgänge/Jahr</w:t>
      </w:r>
    </w:p>
    <w:p w14:paraId="4090E349" w14:textId="54B6125F" w:rsidR="006E1BDD" w:rsidRPr="003F19E3" w:rsidRDefault="003F19E3" w:rsidP="000772C4">
      <w:pPr>
        <w:tabs>
          <w:tab w:val="left" w:pos="709"/>
          <w:tab w:val="left" w:pos="1701"/>
          <w:tab w:val="left" w:pos="2835"/>
        </w:tabs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8EC8ED" wp14:editId="059BD5EA">
                <wp:simplePos x="0" y="0"/>
                <wp:positionH relativeFrom="column">
                  <wp:posOffset>114300</wp:posOffset>
                </wp:positionH>
                <wp:positionV relativeFrom="paragraph">
                  <wp:posOffset>211455</wp:posOffset>
                </wp:positionV>
                <wp:extent cx="238760" cy="103505"/>
                <wp:effectExtent l="0" t="19050" r="46990" b="29845"/>
                <wp:wrapNone/>
                <wp:docPr id="78533196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A9FE8" id="Pfeil: nach rechts 1" o:spid="_x0000_s1026" type="#_x0000_t13" alt="&quot;&quot;" style="position:absolute;margin-left:9pt;margin-top:16.65pt;width:18.8pt;height:8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" adj="16918" fillcolor="#4472c4 [3204]" strokecolor="#09101d [484]" strokeweight="1pt"/>
            </w:pict>
          </mc:Fallback>
        </mc:AlternateContent>
      </w:r>
      <w:r w:rsidR="006E1BDD" w:rsidRPr="00725D9F">
        <w:br/>
        <w:t xml:space="preserve"> </w:t>
      </w:r>
      <w:r w:rsidR="00672969">
        <w:tab/>
      </w:r>
      <w:r w:rsidR="006E1BDD" w:rsidRPr="003F19E3">
        <w:rPr>
          <w:b/>
          <w:bCs/>
          <w:i/>
          <w:iCs/>
          <w:u w:val="single"/>
        </w:rPr>
        <w:t>216 Stunden Einsparung</w:t>
      </w:r>
      <w:r w:rsidR="006E1BDD" w:rsidRPr="003F19E3">
        <w:rPr>
          <w:b/>
          <w:bCs/>
          <w:u w:val="single"/>
        </w:rPr>
        <w:t xml:space="preserve"> </w:t>
      </w:r>
    </w:p>
    <w:p w14:paraId="116C360C" w14:textId="37469681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30F13747" w14:textId="048D8FAF" w:rsidR="003F19E3" w:rsidRPr="00DD4640" w:rsidRDefault="003F19E3" w:rsidP="00DD4640">
      <w:pPr>
        <w:pStyle w:val="xflie"/>
      </w:pPr>
    </w:p>
    <w:p w14:paraId="7F622B9E" w14:textId="4F988C83" w:rsidR="006E1BDD" w:rsidRPr="00725D9F" w:rsidRDefault="006E1BDD" w:rsidP="007003DB">
      <w:pPr>
        <w:pStyle w:val="berschrift2"/>
      </w:pPr>
      <w:proofErr w:type="spellStart"/>
      <w:r w:rsidRPr="00725D9F">
        <w:t>Governance</w:t>
      </w:r>
      <w:proofErr w:type="spellEnd"/>
      <w:r w:rsidRPr="00725D9F">
        <w:t>-Regeln</w:t>
      </w:r>
    </w:p>
    <w:p w14:paraId="7D2B13ED" w14:textId="47332064" w:rsidR="006E1BDD" w:rsidRPr="00DD4640" w:rsidRDefault="006E1BDD" w:rsidP="00DD4640">
      <w:pPr>
        <w:pStyle w:val="xflie"/>
      </w:pPr>
      <w:r w:rsidRPr="00DD4640">
        <w:t xml:space="preserve">keine ungeprüften KI-Texte nach </w:t>
      </w:r>
      <w:proofErr w:type="gramStart"/>
      <w:r w:rsidRPr="00DD4640">
        <w:t xml:space="preserve">außen </w:t>
      </w:r>
      <w:r w:rsidR="003F19E3" w:rsidRPr="00DD4640">
        <w:t>,</w:t>
      </w:r>
      <w:proofErr w:type="gramEnd"/>
      <w:r w:rsidR="003F19E3" w:rsidRPr="00DD4640">
        <w:t xml:space="preserve"> </w:t>
      </w:r>
      <w:r w:rsidRPr="00DD4640">
        <w:t xml:space="preserve">kritische Inhalte immer mit Bewertung (Kapitel 4) </w:t>
      </w:r>
    </w:p>
    <w:p w14:paraId="24FD1086" w14:textId="6A703A7F" w:rsidR="005514FB" w:rsidRPr="00DD4640" w:rsidRDefault="005514FB" w:rsidP="00DD4640">
      <w:pPr>
        <w:pStyle w:val="xflie"/>
      </w:pPr>
    </w:p>
    <w:p w14:paraId="78A865E7" w14:textId="77777777" w:rsidR="006E1BDD" w:rsidRPr="00DD4640" w:rsidRDefault="006E1BDD" w:rsidP="00DD4640">
      <w:pPr>
        <w:pStyle w:val="xflie"/>
      </w:pPr>
      <w:r w:rsidRPr="00DD4640">
        <w:t xml:space="preserve">Prompt-Änderungen nur zentral dokumentiert </w:t>
      </w:r>
    </w:p>
    <w:p w14:paraId="49444034" w14:textId="50BED142" w:rsidR="005514FB" w:rsidRPr="00DD4640" w:rsidRDefault="005514FB" w:rsidP="00DD4640">
      <w:pPr>
        <w:pStyle w:val="xflie"/>
      </w:pPr>
    </w:p>
    <w:p w14:paraId="6F5A4407" w14:textId="4DC2659E" w:rsidR="006E1BDD" w:rsidRPr="00DD4640" w:rsidRDefault="006E1BDD" w:rsidP="00DD4640">
      <w:pPr>
        <w:pStyle w:val="xflie"/>
      </w:pPr>
      <w:r w:rsidRPr="00DD4640">
        <w:t xml:space="preserve">Versionierung verpflichtend </w:t>
      </w:r>
    </w:p>
    <w:p w14:paraId="19EA8314" w14:textId="77777777" w:rsidR="005514FB" w:rsidRDefault="005514FB" w:rsidP="005514FB">
      <w:pPr>
        <w:pStyle w:val="berschrift2"/>
        <w:numPr>
          <w:ilvl w:val="0"/>
          <w:numId w:val="0"/>
        </w:numPr>
        <w:ind w:left="1284"/>
      </w:pPr>
    </w:p>
    <w:p w14:paraId="52953757" w14:textId="03F5EFB9" w:rsidR="006E1BDD" w:rsidRPr="00725D9F" w:rsidRDefault="006E1BDD" w:rsidP="005514FB">
      <w:pPr>
        <w:pStyle w:val="berschrift2"/>
        <w:numPr>
          <w:ilvl w:val="0"/>
          <w:numId w:val="0"/>
        </w:numPr>
        <w:ind w:left="1284"/>
      </w:pPr>
      <w:r w:rsidRPr="00725D9F">
        <w:t>typische Implementierungsfehler</w:t>
      </w:r>
    </w:p>
    <w:p w14:paraId="4178EB08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zu viele individuelle Prompt-Versionen </w:t>
      </w:r>
    </w:p>
    <w:p w14:paraId="56DD775C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fehlende zentrale Bibliothek </w:t>
      </w:r>
    </w:p>
    <w:p w14:paraId="0938DC0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keine Verantwortlichkeit </w:t>
      </w:r>
    </w:p>
    <w:p w14:paraId="655D45E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keine Qualitätsprüfung </w:t>
      </w:r>
    </w:p>
    <w:p w14:paraId="464F1DC2" w14:textId="1B456C04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13E23C58" w14:textId="2BC76182" w:rsidR="00046E00" w:rsidRDefault="00046E00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sz w:val="28"/>
          <w:szCs w:val="28"/>
        </w:rPr>
      </w:pPr>
    </w:p>
    <w:p w14:paraId="58E7AFBC" w14:textId="77777777" w:rsidR="003D3557" w:rsidRDefault="003D3557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43584D3" w14:textId="5E5408EF" w:rsidR="006E1BDD" w:rsidRPr="00725D9F" w:rsidRDefault="006E1BDD" w:rsidP="007003DB">
      <w:pPr>
        <w:pStyle w:val="berschrift2"/>
      </w:pPr>
      <w:r w:rsidRPr="00725D9F">
        <w:t>Erfolgsfaktor</w:t>
      </w:r>
    </w:p>
    <w:p w14:paraId="74357B53" w14:textId="77777777" w:rsidR="006E1BDD" w:rsidRPr="00DD4640" w:rsidRDefault="006E1BDD" w:rsidP="00DD4640">
      <w:pPr>
        <w:pStyle w:val="xflie"/>
      </w:pPr>
      <w:r w:rsidRPr="00DD4640">
        <w:t>Nicht die Anzahl der Prompts ist entscheidend.</w:t>
      </w:r>
    </w:p>
    <w:p w14:paraId="7AEFA4CC" w14:textId="77777777" w:rsidR="005514FB" w:rsidRPr="00DD4640" w:rsidRDefault="005514FB" w:rsidP="00DD4640">
      <w:pPr>
        <w:pStyle w:val="xflie"/>
      </w:pPr>
    </w:p>
    <w:p w14:paraId="42C915D7" w14:textId="77777777" w:rsidR="006E1BDD" w:rsidRPr="00725D9F" w:rsidRDefault="006E1BDD" w:rsidP="007003DB">
      <w:pPr>
        <w:pStyle w:val="berschrift4"/>
      </w:pPr>
      <w:r w:rsidRPr="00725D9F">
        <w:t>Sondern:</w:t>
      </w:r>
    </w:p>
    <w:p w14:paraId="3757A828" w14:textId="77777777" w:rsidR="006E1BDD" w:rsidRPr="00E94CE4" w:rsidRDefault="006E1BDD" w:rsidP="003D3557">
      <w:pPr>
        <w:pStyle w:val="bulletpoints"/>
        <w:framePr w:wrap="around"/>
      </w:pPr>
      <w:r w:rsidRPr="00E94CE4">
        <w:t xml:space="preserve">Standardisierung </w:t>
      </w:r>
    </w:p>
    <w:p w14:paraId="38DAD236" w14:textId="77777777" w:rsidR="006E1BDD" w:rsidRPr="00E94CE4" w:rsidRDefault="006E1BDD" w:rsidP="003D3557">
      <w:pPr>
        <w:pStyle w:val="bulletpoints"/>
        <w:framePr w:wrap="around"/>
      </w:pPr>
      <w:r w:rsidRPr="00E94CE4">
        <w:t xml:space="preserve">Disziplin in der Nutzung </w:t>
      </w:r>
    </w:p>
    <w:p w14:paraId="3DBF26A0" w14:textId="77777777" w:rsidR="006E1BDD" w:rsidRPr="00E94CE4" w:rsidRDefault="006E1BDD" w:rsidP="003D3557">
      <w:pPr>
        <w:pStyle w:val="bulletpoints"/>
        <w:framePr w:wrap="around"/>
      </w:pPr>
      <w:r w:rsidRPr="00E94CE4">
        <w:t xml:space="preserve">kontinuierliche Verbesserung </w:t>
      </w:r>
    </w:p>
    <w:p w14:paraId="6939AD20" w14:textId="55110895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76894454" w14:textId="687FFF3D" w:rsidR="006E1BDD" w:rsidRPr="00725D9F" w:rsidRDefault="003316F5" w:rsidP="007003DB">
      <w:pPr>
        <w:pStyle w:val="berschrift2"/>
      </w:pPr>
      <w:r>
        <w:t>Übergang Kapitel 9</w:t>
      </w:r>
    </w:p>
    <w:p w14:paraId="62736074" w14:textId="04FD0080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 w:rsidRPr="00725D9F">
        <w:t xml:space="preserve">Kapitel </w:t>
      </w:r>
      <w:r w:rsidR="0032569C">
        <w:t>9</w:t>
      </w:r>
      <w:r w:rsidRPr="00725D9F">
        <w:t xml:space="preserve"> zeigt die praktische Anwendung im Schnellstart und fasst das operative Vorgehen zusammen.</w:t>
      </w:r>
    </w:p>
    <w:p w14:paraId="7F483514" w14:textId="783E2CAF" w:rsidR="006E1BDD" w:rsidRDefault="006E1BDD" w:rsidP="000772C4">
      <w:pPr>
        <w:tabs>
          <w:tab w:val="left" w:pos="709"/>
          <w:tab w:val="left" w:pos="1701"/>
          <w:tab w:val="left" w:pos="2835"/>
        </w:tabs>
      </w:pPr>
      <w:r>
        <w:br w:type="page"/>
      </w:r>
    </w:p>
    <w:p w14:paraId="10293289" w14:textId="239067C6" w:rsidR="006E1BDD" w:rsidRPr="00725D9F" w:rsidRDefault="006E1BDD" w:rsidP="000772C4">
      <w:pPr>
        <w:pStyle w:val="Titel"/>
        <w:tabs>
          <w:tab w:val="left" w:pos="709"/>
          <w:tab w:val="left" w:pos="1701"/>
          <w:tab w:val="left" w:pos="2835"/>
        </w:tabs>
      </w:pPr>
      <w:r w:rsidRPr="00725D9F">
        <w:t xml:space="preserve">KAPITEL </w:t>
      </w:r>
      <w:r w:rsidR="00F11FA7">
        <w:t>9</w:t>
      </w:r>
      <w:r w:rsidRPr="00725D9F">
        <w:t xml:space="preserve"> – SCHNELLSTART</w:t>
      </w:r>
    </w:p>
    <w:p w14:paraId="17846566" w14:textId="524A11B4" w:rsidR="006E1BDD" w:rsidRPr="00725D9F" w:rsidRDefault="006E1BDD" w:rsidP="000772C4">
      <w:pPr>
        <w:pStyle w:val="Untertitel"/>
        <w:tabs>
          <w:tab w:val="left" w:pos="709"/>
          <w:tab w:val="left" w:pos="1701"/>
          <w:tab w:val="left" w:pos="2835"/>
        </w:tabs>
      </w:pPr>
      <w:r w:rsidRPr="00725D9F">
        <w:t>Vom System zur sofortigen Anwendung im Alltag</w:t>
      </w:r>
    </w:p>
    <w:p w14:paraId="4D32B34D" w14:textId="1A792549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6B4F449A" w14:textId="77777777" w:rsidR="00767254" w:rsidRPr="007A60A3" w:rsidRDefault="00767254" w:rsidP="007A60A3">
      <w:pPr>
        <w:pStyle w:val="Regelbox"/>
        <w:framePr w:wrap="around"/>
      </w:pPr>
      <w:r w:rsidRPr="007A60A3">
        <w:t>KI-Produktivität entsteht nicht durch Tools.</w:t>
      </w:r>
    </w:p>
    <w:p w14:paraId="5B87488B" w14:textId="0D1973AE" w:rsidR="003316F5" w:rsidRPr="007A60A3" w:rsidRDefault="00767254" w:rsidP="007A60A3">
      <w:pPr>
        <w:pStyle w:val="Regelbox"/>
        <w:framePr w:wrap="around"/>
      </w:pPr>
      <w:r w:rsidRPr="007A60A3">
        <w:t>Sondern durch Systeme, die diese Tools steuern</w:t>
      </w:r>
    </w:p>
    <w:p w14:paraId="2D15621F" w14:textId="2740EC8A" w:rsidR="006E1BDD" w:rsidRPr="00725D9F" w:rsidRDefault="006E1BDD" w:rsidP="007003DB">
      <w:pPr>
        <w:pStyle w:val="berschrift2"/>
      </w:pPr>
      <w:r w:rsidRPr="00725D9F">
        <w:t>Grundprinzip</w:t>
      </w:r>
    </w:p>
    <w:p w14:paraId="28620E3D" w14:textId="77777777" w:rsidR="006E1BDD" w:rsidRPr="00DD4640" w:rsidRDefault="006E1BDD" w:rsidP="00DD4640">
      <w:pPr>
        <w:pStyle w:val="xflie"/>
      </w:pPr>
      <w:r w:rsidRPr="00DD4640">
        <w:t>Ein System ist nur dann relevant, wenn es sofort nutzbar ist.</w:t>
      </w:r>
    </w:p>
    <w:p w14:paraId="056FA0A4" w14:textId="77777777" w:rsidR="00626C3A" w:rsidRPr="00DD4640" w:rsidRDefault="00626C3A" w:rsidP="00DD4640">
      <w:pPr>
        <w:pStyle w:val="xflie"/>
      </w:pPr>
    </w:p>
    <w:p w14:paraId="54C8FEDE" w14:textId="58B07B1B" w:rsidR="006E1BDD" w:rsidRPr="00DD4640" w:rsidRDefault="006E1BDD" w:rsidP="00DD4640">
      <w:pPr>
        <w:pStyle w:val="xflie"/>
      </w:pPr>
      <w:r w:rsidRPr="00DD4640">
        <w:t>Dieses Kapitel beschreibt die direkte Anwendung der 100 Prompts im Tagesgeschäft.</w:t>
      </w:r>
    </w:p>
    <w:p w14:paraId="20B011FD" w14:textId="77777777" w:rsidR="00767254" w:rsidRPr="00DD4640" w:rsidRDefault="00767254" w:rsidP="00DD4640">
      <w:pPr>
        <w:pStyle w:val="xflie"/>
      </w:pPr>
    </w:p>
    <w:p w14:paraId="7D5FD9DD" w14:textId="77777777" w:rsidR="00626C3A" w:rsidRPr="00DD4640" w:rsidRDefault="006E1BDD" w:rsidP="00DD4640">
      <w:pPr>
        <w:pStyle w:val="xflie"/>
      </w:pPr>
      <w:r w:rsidRPr="00DD4640">
        <w:t xml:space="preserve">Ziel ist nicht Lernen, </w:t>
      </w:r>
    </w:p>
    <w:p w14:paraId="0007C04F" w14:textId="77777777" w:rsidR="00626C3A" w:rsidRPr="00DD4640" w:rsidRDefault="00626C3A" w:rsidP="00DD4640">
      <w:pPr>
        <w:pStyle w:val="xflie"/>
      </w:pPr>
    </w:p>
    <w:p w14:paraId="3DE67A24" w14:textId="00BA1457" w:rsidR="006E1BDD" w:rsidRPr="00DD4640" w:rsidRDefault="00626C3A" w:rsidP="00DD4640">
      <w:pPr>
        <w:pStyle w:val="xflie"/>
        <w:rPr>
          <w:b/>
        </w:rPr>
      </w:pPr>
      <w:r w:rsidRPr="00DD4640">
        <w:rPr>
          <w:b/>
        </w:rPr>
        <w:tab/>
      </w:r>
      <w:r w:rsidRPr="00DD4640">
        <w:rPr>
          <w:b/>
        </w:rPr>
        <w:tab/>
      </w:r>
      <w:r w:rsidR="006E1BDD" w:rsidRPr="00DD4640">
        <w:rPr>
          <w:b/>
        </w:rPr>
        <w:t xml:space="preserve">sondern </w:t>
      </w:r>
      <w:r w:rsidR="006E1BDD" w:rsidRPr="00DD4640">
        <w:t>operative Umsetzung innerhalb von Minuten.</w:t>
      </w:r>
    </w:p>
    <w:p w14:paraId="639B702D" w14:textId="384F3044" w:rsidR="003316F5" w:rsidRPr="00DD4640" w:rsidRDefault="003316F5" w:rsidP="00DD4640">
      <w:pPr>
        <w:pStyle w:val="xflie"/>
      </w:pPr>
    </w:p>
    <w:p w14:paraId="617FDF78" w14:textId="77777777" w:rsidR="003316F5" w:rsidRPr="00DD4640" w:rsidRDefault="003316F5" w:rsidP="00DD4640">
      <w:pPr>
        <w:pStyle w:val="xflie"/>
      </w:pPr>
    </w:p>
    <w:p w14:paraId="6FAA466B" w14:textId="0D9AAED1" w:rsidR="006E1BDD" w:rsidRPr="00725D9F" w:rsidRDefault="006E1BDD" w:rsidP="007003DB">
      <w:pPr>
        <w:pStyle w:val="berschrift2"/>
      </w:pPr>
      <w:r w:rsidRPr="00725D9F">
        <w:t>15-Minuten-Startmodell</w:t>
      </w:r>
    </w:p>
    <w:p w14:paraId="20331054" w14:textId="0C9E9B48" w:rsidR="005514FB" w:rsidRPr="00725D9F" w:rsidRDefault="005514FB" w:rsidP="005514FB">
      <w:pPr>
        <w:pStyle w:val="berschrift4"/>
      </w:pPr>
      <w:r>
        <w:tab/>
      </w:r>
      <w:r w:rsidR="006E1BDD" w:rsidRPr="00725D9F">
        <w:t>Minute 1–3: Problem identifizieren</w:t>
      </w:r>
    </w:p>
    <w:p w14:paraId="4A68DF41" w14:textId="74603B95" w:rsidR="005514FB" w:rsidRDefault="005514FB" w:rsidP="003D3557">
      <w:pPr>
        <w:pStyle w:val="bulletpoints"/>
        <w:framePr w:wrap="around"/>
      </w:pPr>
      <w:r>
        <w:tab/>
      </w:r>
      <w:r w:rsidR="006E1BDD" w:rsidRPr="003316F5">
        <w:t xml:space="preserve">Welche Aufgabe steht konkret an? </w:t>
      </w:r>
    </w:p>
    <w:p w14:paraId="22DD30A3" w14:textId="01335012" w:rsidR="006E1BDD" w:rsidRPr="003316F5" w:rsidRDefault="005514FB" w:rsidP="003D3557">
      <w:pPr>
        <w:pStyle w:val="bulletpoints"/>
        <w:framePr w:wrap="around"/>
      </w:pPr>
      <w:r>
        <w:tab/>
      </w:r>
      <w:r w:rsidR="006E1BDD" w:rsidRPr="003316F5">
        <w:t xml:space="preserve">Ist es Analyse, Kommunikation oder Entscheidung? </w:t>
      </w:r>
    </w:p>
    <w:p w14:paraId="7908A2BD" w14:textId="1D4437F9" w:rsidR="003316F5" w:rsidRPr="00DD4640" w:rsidRDefault="003316F5" w:rsidP="00DD4640">
      <w:pPr>
        <w:pStyle w:val="xflie"/>
      </w:pPr>
    </w:p>
    <w:p w14:paraId="789DEF87" w14:textId="4D4DE719" w:rsidR="006E1BDD" w:rsidRPr="00725D9F" w:rsidRDefault="005514FB" w:rsidP="005514FB">
      <w:pPr>
        <w:pStyle w:val="berschrift4"/>
      </w:pPr>
      <w:r>
        <w:tab/>
      </w:r>
      <w:r w:rsidR="006E1BDD" w:rsidRPr="00725D9F">
        <w:t>Minute 4–6: passenden Prompt wählen</w:t>
      </w:r>
    </w:p>
    <w:p w14:paraId="5DFB022E" w14:textId="3104FD0C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Kategorie öffnen </w:t>
      </w:r>
    </w:p>
    <w:p w14:paraId="018F8D89" w14:textId="1E7C7956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passenden Prompt auswählen </w:t>
      </w:r>
    </w:p>
    <w:p w14:paraId="7B3566AE" w14:textId="0315E4A9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keine Anpassung im ersten Schritt </w:t>
      </w:r>
    </w:p>
    <w:p w14:paraId="4AB11DF8" w14:textId="5B581D0D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2A154119" w14:textId="77777777" w:rsidR="005514FB" w:rsidRPr="00DD4640" w:rsidRDefault="005514FB" w:rsidP="00DD4640">
      <w:pPr>
        <w:pStyle w:val="xflie"/>
      </w:pPr>
    </w:p>
    <w:p w14:paraId="07D782BF" w14:textId="072558A0" w:rsidR="006E1BDD" w:rsidRPr="00725D9F" w:rsidRDefault="005514FB" w:rsidP="005514FB">
      <w:pPr>
        <w:pStyle w:val="berschrift4"/>
      </w:pPr>
      <w:r>
        <w:tab/>
      </w:r>
      <w:r w:rsidR="006E1BDD" w:rsidRPr="00725D9F">
        <w:t>Minute 7–10: Kontext einfügen</w:t>
      </w:r>
    </w:p>
    <w:p w14:paraId="71BF9015" w14:textId="34F824B0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Zahlen </w:t>
      </w:r>
    </w:p>
    <w:p w14:paraId="5D076665" w14:textId="6445C53E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Situation </w:t>
      </w:r>
    </w:p>
    <w:p w14:paraId="7FF018C3" w14:textId="60B03EA9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Ziel </w:t>
      </w:r>
    </w:p>
    <w:p w14:paraId="5CCDD0E1" w14:textId="7DCAC263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Einschränkungen </w:t>
      </w:r>
    </w:p>
    <w:p w14:paraId="5ED336C8" w14:textId="1EDEE804" w:rsidR="006E1BDD" w:rsidRPr="00725D9F" w:rsidRDefault="005514FB" w:rsidP="005514FB">
      <w:pPr>
        <w:pStyle w:val="berschrift4"/>
      </w:pPr>
      <w:r>
        <w:tab/>
      </w:r>
      <w:r w:rsidR="006E1BDD" w:rsidRPr="00725D9F">
        <w:t>Minute 11–13: Ergebnis prüfen</w:t>
      </w:r>
    </w:p>
    <w:p w14:paraId="67E977D6" w14:textId="518652F8" w:rsidR="006E1BDD" w:rsidRPr="00725D9F" w:rsidRDefault="005514FB" w:rsidP="003D3557">
      <w:pPr>
        <w:pStyle w:val="bulletpoints"/>
        <w:framePr w:wrap="around"/>
      </w:pPr>
      <w:r>
        <w:tab/>
      </w:r>
      <w:r w:rsidRPr="00725D9F">
        <w:t>V</w:t>
      </w:r>
      <w:r w:rsidR="006E1BDD" w:rsidRPr="00725D9F">
        <w:t xml:space="preserve">erständlich? </w:t>
      </w:r>
    </w:p>
    <w:p w14:paraId="02A73D24" w14:textId="0DA9601A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nutzbar? </w:t>
      </w:r>
    </w:p>
    <w:p w14:paraId="64E12CDF" w14:textId="62D751AB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vollständig? </w:t>
      </w:r>
    </w:p>
    <w:p w14:paraId="2D8359F5" w14:textId="0D08A878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231EC88C" w14:textId="2AA35489" w:rsidR="006E1BDD" w:rsidRPr="00725D9F" w:rsidRDefault="005514FB" w:rsidP="005514FB">
      <w:pPr>
        <w:pStyle w:val="berschrift4"/>
      </w:pPr>
      <w:r>
        <w:tab/>
      </w:r>
      <w:r w:rsidR="006E1BDD" w:rsidRPr="00725D9F">
        <w:t>Minute 14–15: gezielte Korrektur</w:t>
      </w:r>
    </w:p>
    <w:p w14:paraId="6F0073B4" w14:textId="554F6218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nur einzelne Teile nachsteuern </w:t>
      </w:r>
    </w:p>
    <w:p w14:paraId="7F63C037" w14:textId="449D0B5B" w:rsidR="006E1BDD" w:rsidRPr="00725D9F" w:rsidRDefault="005514FB" w:rsidP="003D3557">
      <w:pPr>
        <w:pStyle w:val="bulletpoints"/>
        <w:framePr w:wrap="around"/>
      </w:pPr>
      <w:r>
        <w:tab/>
      </w:r>
      <w:r w:rsidR="006E1BDD" w:rsidRPr="00725D9F">
        <w:t xml:space="preserve">nicht neu starten </w:t>
      </w:r>
    </w:p>
    <w:p w14:paraId="30D1F9B0" w14:textId="75670791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2E86E158" w14:textId="77777777" w:rsidR="00626C3A" w:rsidRPr="00DD4640" w:rsidRDefault="00626C3A" w:rsidP="00DD4640">
      <w:pPr>
        <w:pStyle w:val="xflie"/>
      </w:pPr>
    </w:p>
    <w:p w14:paraId="360861DF" w14:textId="45492125" w:rsidR="0087115D" w:rsidRPr="003316F5" w:rsidRDefault="006E1BDD" w:rsidP="007003DB">
      <w:pPr>
        <w:pStyle w:val="berschrift2"/>
      </w:pPr>
      <w:r w:rsidRPr="003316F5">
        <w:t>Sofort nutzbare Anwendungsbereiche</w:t>
      </w:r>
    </w:p>
    <w:p w14:paraId="6AF0E134" w14:textId="5655DDDC" w:rsidR="006E1BDD" w:rsidRPr="00725D9F" w:rsidRDefault="006E1BDD" w:rsidP="00626C3A">
      <w:pPr>
        <w:pStyle w:val="berschrift4"/>
      </w:pPr>
      <w:r w:rsidRPr="00725D9F">
        <w:t>E-Mail-Ko</w:t>
      </w:r>
      <w:r w:rsidR="00626C3A">
        <w:t>mm</w:t>
      </w:r>
      <w:r w:rsidRPr="00725D9F">
        <w:t>unikation</w:t>
      </w:r>
    </w:p>
    <w:p w14:paraId="35FC883F" w14:textId="77777777" w:rsidR="006E1BDD" w:rsidRPr="003D3557" w:rsidRDefault="006E1BDD" w:rsidP="003D3557">
      <w:pPr>
        <w:pStyle w:val="bulletpoints"/>
        <w:framePr w:wrap="around"/>
      </w:pPr>
      <w:r w:rsidRPr="003D3557">
        <w:t xml:space="preserve">Kundenantworten </w:t>
      </w:r>
    </w:p>
    <w:p w14:paraId="3403A923" w14:textId="77777777" w:rsidR="006E1BDD" w:rsidRPr="003D3557" w:rsidRDefault="006E1BDD" w:rsidP="003D3557">
      <w:pPr>
        <w:pStyle w:val="bulletpoints"/>
        <w:framePr w:wrap="around"/>
      </w:pPr>
      <w:r w:rsidRPr="003D3557">
        <w:t xml:space="preserve">Eskalationen </w:t>
      </w:r>
    </w:p>
    <w:p w14:paraId="0B7C6BCD" w14:textId="77777777" w:rsidR="006E1BDD" w:rsidRPr="003D3557" w:rsidRDefault="006E1BDD" w:rsidP="003D3557">
      <w:pPr>
        <w:pStyle w:val="bulletpoints"/>
        <w:framePr w:wrap="around"/>
      </w:pPr>
      <w:r w:rsidRPr="003D3557">
        <w:t xml:space="preserve">Terminabstimmungen </w:t>
      </w:r>
    </w:p>
    <w:p w14:paraId="175AAAE2" w14:textId="77777777" w:rsidR="00626C3A" w:rsidRPr="00725D9F" w:rsidRDefault="00626C3A" w:rsidP="003D3557">
      <w:pPr>
        <w:pStyle w:val="bulletpoints"/>
        <w:framePr w:wrap="around"/>
        <w:numPr>
          <w:ilvl w:val="0"/>
          <w:numId w:val="0"/>
        </w:numPr>
        <w:ind w:left="1778"/>
      </w:pPr>
    </w:p>
    <w:p w14:paraId="1F06EF48" w14:textId="6CF7D2CB" w:rsidR="006E1BDD" w:rsidRPr="00725D9F" w:rsidRDefault="006E1BDD" w:rsidP="007003DB">
      <w:pPr>
        <w:pStyle w:val="berschrift4"/>
      </w:pPr>
      <w:r w:rsidRPr="00725D9F">
        <w:t>Führung &amp; Entscheidungen</w:t>
      </w:r>
    </w:p>
    <w:p w14:paraId="68165F51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Entscheidungsvorlagen </w:t>
      </w:r>
    </w:p>
    <w:p w14:paraId="3D538F2D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Teamkommunikation </w:t>
      </w:r>
    </w:p>
    <w:p w14:paraId="49A888A4" w14:textId="77777777" w:rsidR="006E1BDD" w:rsidRDefault="006E1BDD" w:rsidP="003D3557">
      <w:pPr>
        <w:pStyle w:val="bulletpoints"/>
        <w:framePr w:wrap="around"/>
      </w:pPr>
      <w:r w:rsidRPr="00725D9F">
        <w:t xml:space="preserve">Strategietexte </w:t>
      </w:r>
    </w:p>
    <w:p w14:paraId="3D623547" w14:textId="0702F0EC" w:rsidR="006E1BDD" w:rsidRPr="00725D9F" w:rsidRDefault="006E1BDD" w:rsidP="007003DB">
      <w:pPr>
        <w:pStyle w:val="berschrift4"/>
      </w:pPr>
      <w:r w:rsidRPr="00725D9F">
        <w:t>Finanzen &amp; Controlling</w:t>
      </w:r>
    </w:p>
    <w:p w14:paraId="7BA2CCA4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Abweichungsanalysen </w:t>
      </w:r>
    </w:p>
    <w:p w14:paraId="2F91A657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Budgetberichte </w:t>
      </w:r>
    </w:p>
    <w:p w14:paraId="0590FA8E" w14:textId="23ECCF57" w:rsidR="006E1BDD" w:rsidRPr="00725D9F" w:rsidRDefault="006E1BDD" w:rsidP="003D3557">
      <w:pPr>
        <w:pStyle w:val="bulletpoints"/>
        <w:framePr w:wrap="around"/>
      </w:pPr>
      <w:r w:rsidRPr="00725D9F">
        <w:t xml:space="preserve">Investitionsbewertungen </w:t>
      </w:r>
    </w:p>
    <w:p w14:paraId="25E8DADA" w14:textId="70B55CE7" w:rsidR="006E1BDD" w:rsidRPr="00725D9F" w:rsidRDefault="006E1BDD" w:rsidP="007003DB">
      <w:pPr>
        <w:pStyle w:val="berschrift4"/>
      </w:pPr>
      <w:r w:rsidRPr="00725D9F">
        <w:t>Projekte</w:t>
      </w:r>
    </w:p>
    <w:p w14:paraId="7120A42F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Statusberichte </w:t>
      </w:r>
    </w:p>
    <w:p w14:paraId="0C478877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Risikoanalysen </w:t>
      </w:r>
    </w:p>
    <w:p w14:paraId="2F4AEFF5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Eskalationen </w:t>
      </w:r>
    </w:p>
    <w:p w14:paraId="68E462B8" w14:textId="49052EEE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7E56B2B3" w14:textId="20BCA943" w:rsidR="00626C3A" w:rsidRPr="00725D9F" w:rsidRDefault="006E1BDD" w:rsidP="00626C3A">
      <w:pPr>
        <w:pStyle w:val="berschrift2"/>
      </w:pPr>
      <w:r w:rsidRPr="00725D9F">
        <w:t>Quick-</w:t>
      </w:r>
      <w:proofErr w:type="spellStart"/>
      <w:r w:rsidRPr="00725D9F">
        <w:t>Win</w:t>
      </w:r>
      <w:proofErr w:type="spellEnd"/>
      <w:r w:rsidRPr="00725D9F">
        <w:t>-System</w:t>
      </w:r>
    </w:p>
    <w:p w14:paraId="0EE5351C" w14:textId="51B08C23" w:rsidR="006E1BDD" w:rsidRPr="00725D9F" w:rsidRDefault="006E1BDD" w:rsidP="007003DB">
      <w:pPr>
        <w:pStyle w:val="berschrift4"/>
      </w:pPr>
      <w:r w:rsidRPr="00725D9F">
        <w:t>Die größten Effekte entstehen bei:</w:t>
      </w:r>
    </w:p>
    <w:p w14:paraId="0A333BC8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wiederkehrenden E-Mails </w:t>
      </w:r>
    </w:p>
    <w:p w14:paraId="6A891B81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Standardberichten </w:t>
      </w:r>
    </w:p>
    <w:p w14:paraId="28F11861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Entscheidungsdokumenten </w:t>
      </w:r>
    </w:p>
    <w:p w14:paraId="44410606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Social-Media-Content </w:t>
      </w:r>
    </w:p>
    <w:p w14:paraId="0D90E448" w14:textId="0E51E3D4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A92584E" w14:textId="75AFD50E" w:rsidR="006E1BDD" w:rsidRPr="00725D9F" w:rsidRDefault="00626C3A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</w:rPr>
      </w:pPr>
      <w:r>
        <w:rPr>
          <w:b/>
          <w:bCs/>
        </w:rPr>
        <w:tab/>
      </w:r>
      <w:r w:rsidR="006E1BDD" w:rsidRPr="00725D9F">
        <w:rPr>
          <w:b/>
          <w:bCs/>
        </w:rPr>
        <w:t xml:space="preserve"> Zeitersparnis Logik</w:t>
      </w:r>
    </w:p>
    <w:p w14:paraId="2B525A04" w14:textId="095DAB16" w:rsidR="006E1BDD" w:rsidRPr="00626C3A" w:rsidRDefault="00626C3A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</w:rPr>
      </w:pPr>
      <w:r w:rsidRPr="00626C3A">
        <w:rPr>
          <w:b/>
          <w:bCs/>
        </w:rPr>
        <w:tab/>
      </w:r>
      <w:r w:rsidR="006E1BDD" w:rsidRPr="00626C3A">
        <w:rPr>
          <w:b/>
          <w:bCs/>
        </w:rPr>
        <w:t>Beispiel:</w:t>
      </w:r>
    </w:p>
    <w:p w14:paraId="5642C207" w14:textId="460EEB57" w:rsidR="00626C3A" w:rsidRPr="00626C3A" w:rsidRDefault="00626C3A" w:rsidP="00626C3A">
      <w:pPr>
        <w:numPr>
          <w:ilvl w:val="0"/>
          <w:numId w:val="86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</w:pPr>
      <w:r>
        <w:tab/>
      </w:r>
      <w:r>
        <w:tab/>
      </w:r>
      <w:r w:rsidR="006E1BDD" w:rsidRPr="00725D9F">
        <w:t xml:space="preserve">vorher: </w:t>
      </w:r>
      <w:r>
        <w:tab/>
      </w:r>
      <w:r>
        <w:tab/>
      </w:r>
      <w:r w:rsidR="006E1BDD" w:rsidRPr="00626C3A">
        <w:rPr>
          <w:b/>
          <w:bCs/>
          <w:i/>
          <w:iCs/>
        </w:rPr>
        <w:t xml:space="preserve">45 </w:t>
      </w:r>
      <w:r w:rsidRPr="00626C3A">
        <w:rPr>
          <w:b/>
          <w:bCs/>
          <w:i/>
          <w:iCs/>
        </w:rPr>
        <w:t>Minuten-E-Mail</w:t>
      </w:r>
      <w:r w:rsidR="006E1BDD" w:rsidRPr="00626C3A">
        <w:rPr>
          <w:b/>
          <w:bCs/>
          <w:i/>
          <w:iCs/>
        </w:rPr>
        <w:t>-Entwurf</w:t>
      </w:r>
      <w:r w:rsidR="006E1BDD" w:rsidRPr="00725D9F">
        <w:t xml:space="preserve"> </w:t>
      </w:r>
    </w:p>
    <w:p w14:paraId="60DD45CF" w14:textId="40CC0996" w:rsidR="006E1BDD" w:rsidRPr="00626C3A" w:rsidRDefault="00626C3A" w:rsidP="000772C4">
      <w:pPr>
        <w:numPr>
          <w:ilvl w:val="0"/>
          <w:numId w:val="86"/>
        </w:numPr>
        <w:tabs>
          <w:tab w:val="clear" w:pos="720"/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  <w:i/>
          <w:iCs/>
        </w:rPr>
      </w:pPr>
      <w:r>
        <w:tab/>
      </w:r>
      <w:r>
        <w:tab/>
      </w:r>
      <w:r w:rsidR="006E1BDD" w:rsidRPr="00725D9F">
        <w:t>nach Prompt</w:t>
      </w:r>
      <w:r w:rsidR="006E1BDD" w:rsidRPr="00626C3A">
        <w:rPr>
          <w:b/>
          <w:bCs/>
          <w:i/>
          <w:iCs/>
        </w:rPr>
        <w:t>:</w:t>
      </w:r>
      <w:r>
        <w:rPr>
          <w:b/>
          <w:bCs/>
          <w:i/>
          <w:iCs/>
        </w:rPr>
        <w:tab/>
      </w:r>
      <w:r w:rsidR="006E1BDD" w:rsidRPr="00626C3A">
        <w:rPr>
          <w:b/>
          <w:bCs/>
          <w:i/>
          <w:iCs/>
        </w:rPr>
        <w:t xml:space="preserve"> 5–10 Minuten inkl. Anpassung </w:t>
      </w:r>
    </w:p>
    <w:p w14:paraId="3D5185B5" w14:textId="67AE3882" w:rsidR="00626C3A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Times New Roman" w:hAnsi="Times New Roman" w:cs="Times New Roman"/>
        </w:rPr>
      </w:pPr>
      <w:r w:rsidRPr="00725D9F">
        <w:rPr>
          <w:rFonts w:ascii="Times New Roman" w:hAnsi="Times New Roman" w:cs="Times New Roman"/>
        </w:rPr>
        <w:t>→</w:t>
      </w:r>
    </w:p>
    <w:p w14:paraId="23CC01CC" w14:textId="78BA0386" w:rsidR="006E1BDD" w:rsidRPr="00626C3A" w:rsidRDefault="00626C3A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59AFA3" wp14:editId="72B985DE">
                <wp:simplePos x="0" y="0"/>
                <wp:positionH relativeFrom="column">
                  <wp:posOffset>537845</wp:posOffset>
                </wp:positionH>
                <wp:positionV relativeFrom="paragraph">
                  <wp:posOffset>55245</wp:posOffset>
                </wp:positionV>
                <wp:extent cx="238760" cy="103505"/>
                <wp:effectExtent l="0" t="19050" r="46990" b="29845"/>
                <wp:wrapNone/>
                <wp:docPr id="1197190703" name="Pfeil: nach recht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10350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B949" id="Pfeil: nach rechts 1" o:spid="_x0000_s1026" type="#_x0000_t13" alt="&quot;&quot;" style="position:absolute;margin-left:42.35pt;margin-top:4.35pt;width:18.8pt;height:8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" adj="16918" fillcolor="#4472c4 [3204]" strokecolor="#09101d [484]" strokeweight="1pt"/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E1BDD" w:rsidRPr="00725D9F">
        <w:t xml:space="preserve"> Einsparung: bis zu </w:t>
      </w:r>
      <w:r w:rsidR="006E1BDD" w:rsidRPr="00626C3A">
        <w:rPr>
          <w:b/>
          <w:bCs/>
          <w:i/>
          <w:iCs/>
        </w:rPr>
        <w:t>80 %</w:t>
      </w:r>
    </w:p>
    <w:p w14:paraId="35630B58" w14:textId="77777777" w:rsidR="003D646A" w:rsidRPr="00DD4640" w:rsidRDefault="003D646A" w:rsidP="00DD4640">
      <w:pPr>
        <w:pStyle w:val="xflie"/>
      </w:pPr>
    </w:p>
    <w:p w14:paraId="102A3B41" w14:textId="77777777" w:rsidR="003D646A" w:rsidRPr="00DD4640" w:rsidRDefault="003D646A" w:rsidP="00DD4640">
      <w:pPr>
        <w:pStyle w:val="xflie"/>
      </w:pPr>
    </w:p>
    <w:p w14:paraId="6F78669C" w14:textId="77777777" w:rsidR="00626C3A" w:rsidRDefault="00626C3A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1D16ED0" w14:textId="05B79915" w:rsidR="006E1BDD" w:rsidRPr="00725D9F" w:rsidRDefault="006E1BDD" w:rsidP="007003DB">
      <w:pPr>
        <w:pStyle w:val="berschrift2"/>
      </w:pPr>
      <w:r w:rsidRPr="00725D9F">
        <w:t xml:space="preserve"> Implementierungsstrategie im Unternehmen</w:t>
      </w:r>
    </w:p>
    <w:p w14:paraId="3A94FBDA" w14:textId="200C9D10" w:rsidR="006E1BDD" w:rsidRPr="00725D9F" w:rsidRDefault="00626C3A" w:rsidP="00626C3A">
      <w:pPr>
        <w:pStyle w:val="berschrift4"/>
      </w:pPr>
      <w:r>
        <w:tab/>
      </w:r>
      <w:r w:rsidR="006E1BDD" w:rsidRPr="00725D9F">
        <w:t>Schritt 1 – Kernprozesse identifizieren</w:t>
      </w:r>
    </w:p>
    <w:p w14:paraId="008EAF51" w14:textId="77777777" w:rsidR="006E1BDD" w:rsidRPr="00725D9F" w:rsidRDefault="006E1BDD" w:rsidP="00626C3A">
      <w:pPr>
        <w:pStyle w:val="berschrift4"/>
      </w:pPr>
      <w:r w:rsidRPr="00725D9F">
        <w:t xml:space="preserve">10 häufigste Aufgaben sammeln </w:t>
      </w:r>
    </w:p>
    <w:p w14:paraId="7CE87716" w14:textId="2CAE9D86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5AFE48F2" w14:textId="77777777" w:rsidR="00626C3A" w:rsidRPr="00DD4640" w:rsidRDefault="00626C3A" w:rsidP="00DD4640">
      <w:pPr>
        <w:pStyle w:val="xflie"/>
      </w:pPr>
    </w:p>
    <w:p w14:paraId="1F12859B" w14:textId="77777777" w:rsidR="00626C3A" w:rsidRPr="00DD4640" w:rsidRDefault="00626C3A" w:rsidP="00DD4640">
      <w:pPr>
        <w:pStyle w:val="xflie"/>
      </w:pPr>
    </w:p>
    <w:p w14:paraId="7D2D7DD4" w14:textId="52F12B4A" w:rsidR="006E1BDD" w:rsidRPr="00725D9F" w:rsidRDefault="00626C3A" w:rsidP="00626C3A">
      <w:pPr>
        <w:pStyle w:val="berschrift4"/>
      </w:pPr>
      <w:r>
        <w:tab/>
      </w:r>
      <w:r w:rsidR="006E1BDD" w:rsidRPr="00725D9F">
        <w:t>Schritt 2 – passende Prompts zuordnen</w:t>
      </w:r>
    </w:p>
    <w:p w14:paraId="5541168A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Bibliothek strukturieren </w:t>
      </w:r>
    </w:p>
    <w:p w14:paraId="3D0A94F5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Standardprozesse definieren </w:t>
      </w:r>
    </w:p>
    <w:p w14:paraId="5A015943" w14:textId="1695B431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00CA4C84" w14:textId="77777777" w:rsidR="006E1BDD" w:rsidRPr="00725D9F" w:rsidRDefault="006E1BDD" w:rsidP="00A76631">
      <w:pPr>
        <w:pStyle w:val="berschrift4"/>
      </w:pPr>
      <w:r w:rsidRPr="00725D9F">
        <w:t>Schritt 3 – Pilotphase</w:t>
      </w:r>
    </w:p>
    <w:p w14:paraId="6BE60A04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1–2 Wochen testen </w:t>
      </w:r>
    </w:p>
    <w:p w14:paraId="731B1FC8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Ergebnisse messen </w:t>
      </w:r>
    </w:p>
    <w:p w14:paraId="729F296C" w14:textId="7A64DA81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5F05187B" w14:textId="77777777" w:rsidR="006E1BDD" w:rsidRPr="00725D9F" w:rsidRDefault="006E1BDD" w:rsidP="00A76631">
      <w:pPr>
        <w:pStyle w:val="berschrift4"/>
      </w:pPr>
      <w:r w:rsidRPr="00725D9F">
        <w:t>Schritt 4 – Skalierung</w:t>
      </w:r>
    </w:p>
    <w:p w14:paraId="61891773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Team einbinden </w:t>
      </w:r>
    </w:p>
    <w:p w14:paraId="63557EC7" w14:textId="77777777" w:rsidR="006E1BDD" w:rsidRPr="00725D9F" w:rsidRDefault="006E1BDD" w:rsidP="00A76631">
      <w:pPr>
        <w:pStyle w:val="bulletpoints"/>
        <w:framePr w:wrap="around"/>
      </w:pPr>
      <w:r w:rsidRPr="00725D9F">
        <w:t xml:space="preserve">Standards festlegen </w:t>
      </w:r>
    </w:p>
    <w:p w14:paraId="61ED76A0" w14:textId="082E7846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6DECCC43" w14:textId="00C144B3" w:rsidR="006E1BDD" w:rsidRPr="00725D9F" w:rsidRDefault="006E1BDD" w:rsidP="007003DB">
      <w:pPr>
        <w:pStyle w:val="berschrift2"/>
      </w:pPr>
      <w:r w:rsidRPr="00725D9F">
        <w:t>Erfolgskriterium</w:t>
      </w:r>
    </w:p>
    <w:p w14:paraId="30651503" w14:textId="77777777" w:rsidR="006E1BDD" w:rsidRPr="00725D9F" w:rsidRDefault="006E1BDD" w:rsidP="007003DB">
      <w:pPr>
        <w:pStyle w:val="berschrift4"/>
      </w:pPr>
      <w:r w:rsidRPr="00725D9F">
        <w:t>Ein Prompt-System ist erfolgreich, wenn:</w:t>
      </w:r>
    </w:p>
    <w:p w14:paraId="30E3D282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niemand mehr „bei null“ schreibt </w:t>
      </w:r>
    </w:p>
    <w:p w14:paraId="2F0F8478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wiederkehrende Aufgaben standardisiert sind </w:t>
      </w:r>
    </w:p>
    <w:p w14:paraId="0159AEC3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Qualität unabhängig vom Nutzer bleibt </w:t>
      </w:r>
    </w:p>
    <w:p w14:paraId="68922709" w14:textId="77777777" w:rsidR="006E1BDD" w:rsidRPr="00725D9F" w:rsidRDefault="00000000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>
        <w:pict w14:anchorId="0D378C4A">
          <v:rect id="_x0000_i1096" style="width:0;height:1.5pt" o:hralign="center" o:hrstd="t" o:hr="t" fillcolor="#a0a0a0" stroked="f"/>
        </w:pict>
      </w:r>
    </w:p>
    <w:p w14:paraId="49F066F3" w14:textId="60EBAF46" w:rsidR="006E1BDD" w:rsidRPr="00725D9F" w:rsidRDefault="006E1BDD" w:rsidP="007003DB">
      <w:pPr>
        <w:pStyle w:val="berschrift2"/>
      </w:pPr>
      <w:r w:rsidRPr="00725D9F">
        <w:t>typische Fehler im Startprozess</w:t>
      </w:r>
    </w:p>
    <w:p w14:paraId="26AA660D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zu viel Anpassung vor erster Nutzung </w:t>
      </w:r>
    </w:p>
    <w:p w14:paraId="7219B82B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fehlende Kontextdaten </w:t>
      </w:r>
    </w:p>
    <w:p w14:paraId="5FBB3358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keine Bewertung der Ergebnisse </w:t>
      </w:r>
    </w:p>
    <w:p w14:paraId="2BAD9C33" w14:textId="77777777" w:rsidR="006E1BDD" w:rsidRPr="00725D9F" w:rsidRDefault="006E1BDD" w:rsidP="003D3557">
      <w:pPr>
        <w:pStyle w:val="bulletpoints"/>
        <w:framePr w:wrap="around"/>
      </w:pPr>
      <w:r w:rsidRPr="00725D9F">
        <w:t xml:space="preserve">fehlende Wiederverwendung </w:t>
      </w:r>
    </w:p>
    <w:p w14:paraId="3E4E1337" w14:textId="0A652D26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7EA8ABC4" w14:textId="77777777" w:rsidR="00711826" w:rsidRPr="00DD4640" w:rsidRDefault="00711826" w:rsidP="00DD4640">
      <w:pPr>
        <w:pStyle w:val="xflie"/>
      </w:pPr>
    </w:p>
    <w:p w14:paraId="5443F1C8" w14:textId="2E8E4514" w:rsidR="006E1BDD" w:rsidRPr="00725D9F" w:rsidRDefault="006E1BDD" w:rsidP="007003DB">
      <w:pPr>
        <w:pStyle w:val="berschrift2"/>
      </w:pPr>
      <w:r w:rsidRPr="00725D9F">
        <w:t xml:space="preserve"> Kernregel</w:t>
      </w:r>
    </w:p>
    <w:p w14:paraId="4D9F6677" w14:textId="77777777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 w:rsidRPr="00725D9F">
        <w:t>Start schlägt Perfektion.</w:t>
      </w:r>
    </w:p>
    <w:p w14:paraId="6E05A4E4" w14:textId="77777777" w:rsidR="00711826" w:rsidRPr="00DD4640" w:rsidRDefault="00711826" w:rsidP="00DD4640">
      <w:pPr>
        <w:pStyle w:val="xflie"/>
      </w:pPr>
    </w:p>
    <w:p w14:paraId="772AB0C7" w14:textId="77777777" w:rsidR="006E1BDD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 w:rsidRPr="00725D9F">
        <w:t>Systeme werden durch Nutzung verbessert, nicht durch Planung.</w:t>
      </w:r>
    </w:p>
    <w:p w14:paraId="43EE3A64" w14:textId="77777777" w:rsidR="00711826" w:rsidRPr="00DD4640" w:rsidRDefault="00711826" w:rsidP="00DD4640">
      <w:pPr>
        <w:pStyle w:val="xflie"/>
      </w:pPr>
    </w:p>
    <w:p w14:paraId="3D65B8DD" w14:textId="77777777" w:rsidR="00711826" w:rsidRPr="00DD4640" w:rsidRDefault="00711826" w:rsidP="00DD4640">
      <w:pPr>
        <w:pStyle w:val="xflie"/>
      </w:pPr>
    </w:p>
    <w:p w14:paraId="4B0136DD" w14:textId="0A4DED88" w:rsidR="00F11FA7" w:rsidRDefault="003D646A" w:rsidP="007003DB">
      <w:pPr>
        <w:pStyle w:val="berschrift2"/>
      </w:pPr>
      <w:r w:rsidRPr="003D646A">
        <w:t>Übergang Kapitel 9</w:t>
      </w:r>
    </w:p>
    <w:p w14:paraId="1EB15B71" w14:textId="48499C62" w:rsidR="006E1BDD" w:rsidRPr="00725D9F" w:rsidRDefault="006E1BDD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  <w:r w:rsidRPr="00725D9F">
        <w:t>Kapitel 9 fasst alle Erkenntnisse in ein abschließendes Systemmodell zusammen und definiert den finalen Nutzen des gesamten Guides.</w:t>
      </w:r>
    </w:p>
    <w:p w14:paraId="150DC3AA" w14:textId="6A9E3AC4" w:rsidR="006E1BDD" w:rsidRDefault="006E1BDD" w:rsidP="000772C4">
      <w:pPr>
        <w:tabs>
          <w:tab w:val="left" w:pos="709"/>
          <w:tab w:val="left" w:pos="1701"/>
          <w:tab w:val="left" w:pos="2835"/>
        </w:tabs>
      </w:pPr>
    </w:p>
    <w:p w14:paraId="5545EBCC" w14:textId="77777777" w:rsidR="00711826" w:rsidRPr="00DD4640" w:rsidRDefault="00711826" w:rsidP="00DD4640">
      <w:pPr>
        <w:pStyle w:val="xflie"/>
      </w:pPr>
    </w:p>
    <w:p w14:paraId="1D6F5365" w14:textId="77777777" w:rsidR="00711826" w:rsidRDefault="00711826">
      <w:pPr>
        <w:spacing w:after="160" w:line="278" w:lineRule="auto"/>
        <w:rPr>
          <w:rFonts w:ascii="Bebas Neue" w:eastAsiaTheme="majorEastAsia" w:hAnsi="Bebas Neue" w:cstheme="majorBidi"/>
          <w:spacing w:val="-10"/>
          <w:kern w:val="28"/>
          <w:sz w:val="40"/>
          <w:szCs w:val="44"/>
        </w:rPr>
      </w:pPr>
      <w:r>
        <w:br w:type="page"/>
      </w:r>
    </w:p>
    <w:p w14:paraId="4C17FA6B" w14:textId="12212AB0" w:rsidR="006E1BDD" w:rsidRPr="00725D9F" w:rsidRDefault="006E1BDD" w:rsidP="000772C4">
      <w:pPr>
        <w:pStyle w:val="Titel"/>
        <w:tabs>
          <w:tab w:val="left" w:pos="709"/>
          <w:tab w:val="left" w:pos="1701"/>
          <w:tab w:val="left" w:pos="2835"/>
        </w:tabs>
      </w:pPr>
      <w:r w:rsidRPr="00725D9F">
        <w:t xml:space="preserve">KAPITEL </w:t>
      </w:r>
      <w:r w:rsidR="00F11FA7">
        <w:t>10</w:t>
      </w:r>
      <w:r w:rsidRPr="00725D9F">
        <w:t xml:space="preserve"> – </w:t>
      </w:r>
      <w:r w:rsidR="00767254">
        <w:t>Prompt Bibliothek</w:t>
      </w:r>
    </w:p>
    <w:p w14:paraId="3D236CB5" w14:textId="1CAF83D9" w:rsidR="00DA2404" w:rsidRDefault="006E1BDD" w:rsidP="000772C4">
      <w:pPr>
        <w:pStyle w:val="Untertitel"/>
        <w:tabs>
          <w:tab w:val="left" w:pos="709"/>
          <w:tab w:val="left" w:pos="1701"/>
          <w:tab w:val="left" w:pos="2835"/>
        </w:tabs>
      </w:pPr>
      <w:r w:rsidRPr="00725D9F">
        <w:t>Das vollständige Prompt-System im operativen Einsatz</w:t>
      </w:r>
    </w:p>
    <w:p w14:paraId="0B8A009F" w14:textId="48468451" w:rsidR="00BD29DE" w:rsidRDefault="00027793" w:rsidP="007003DB">
      <w:pPr>
        <w:pStyle w:val="berschrift2"/>
      </w:pPr>
      <w:r w:rsidRPr="00280CF9">
        <w:t>Kategorie 1: Führung &amp; Entscheidungen</w:t>
      </w:r>
    </w:p>
    <w:p w14:paraId="7C7CB3ED" w14:textId="77777777" w:rsidR="003D3557" w:rsidRPr="00280CF9" w:rsidRDefault="003D3557" w:rsidP="003D3557">
      <w:pPr>
        <w:pStyle w:val="berschrift2"/>
        <w:numPr>
          <w:ilvl w:val="0"/>
          <w:numId w:val="0"/>
        </w:numPr>
        <w:ind w:left="1284"/>
      </w:pPr>
    </w:p>
    <w:p w14:paraId="21F26CD7" w14:textId="0C1F8526" w:rsidR="00027793" w:rsidRPr="00BD29DE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BD29DE">
        <w:t>Strategische Entscheidungsanalyse</w:t>
      </w:r>
    </w:p>
    <w:p w14:paraId="6104C506" w14:textId="77777777" w:rsidR="003D3557" w:rsidRPr="00DD4640" w:rsidRDefault="00027793" w:rsidP="00DD4640">
      <w:pPr>
        <w:pStyle w:val="xflie"/>
      </w:pPr>
      <w:r w:rsidRPr="00DD4640">
        <w:t>Ich bin [Rolle] von [Firma/Team]. Wir stehen vor folgender Entscheidung: [kurze Beschreibung].</w:t>
      </w:r>
      <w:r w:rsidRPr="00DD4640">
        <w:br/>
      </w:r>
    </w:p>
    <w:p w14:paraId="29EB8A66" w14:textId="77777777" w:rsidR="003D3557" w:rsidRPr="00DD4640" w:rsidRDefault="00027793" w:rsidP="00DD4640">
      <w:pPr>
        <w:pStyle w:val="xflie"/>
      </w:pPr>
      <w:r w:rsidRPr="00DD4640">
        <w:t>Optionen:</w:t>
      </w:r>
    </w:p>
    <w:p w14:paraId="5D2E1E80" w14:textId="77777777" w:rsidR="003D3557" w:rsidRPr="00DD4640" w:rsidRDefault="00027793" w:rsidP="00DD4640">
      <w:pPr>
        <w:pStyle w:val="xflie"/>
      </w:pPr>
      <w:r w:rsidRPr="00DD4640">
        <w:t>A: [Option A]</w:t>
      </w:r>
    </w:p>
    <w:p w14:paraId="3307C15E" w14:textId="77777777" w:rsidR="003D3557" w:rsidRPr="00DD4640" w:rsidRDefault="00027793" w:rsidP="00DD4640">
      <w:pPr>
        <w:pStyle w:val="xflie"/>
      </w:pPr>
      <w:r w:rsidRPr="00DD4640">
        <w:t>B: [Option B]</w:t>
      </w:r>
    </w:p>
    <w:p w14:paraId="7E70B61D" w14:textId="4B921348" w:rsidR="003D3557" w:rsidRPr="00DD4640" w:rsidRDefault="00027793" w:rsidP="00DD4640">
      <w:pPr>
        <w:pStyle w:val="xflie"/>
      </w:pPr>
      <w:r w:rsidRPr="00DD4640">
        <w:t>C: [Option C]</w:t>
      </w:r>
    </w:p>
    <w:p w14:paraId="4FF54755" w14:textId="77777777" w:rsidR="003D3557" w:rsidRPr="00DD4640" w:rsidRDefault="003D3557" w:rsidP="00DD4640">
      <w:pPr>
        <w:pStyle w:val="xflie"/>
      </w:pPr>
    </w:p>
    <w:p w14:paraId="4B65B6C4" w14:textId="77777777" w:rsidR="003D3557" w:rsidRPr="00DD4640" w:rsidRDefault="003D3557" w:rsidP="00DD4640">
      <w:pPr>
        <w:pStyle w:val="xflie"/>
      </w:pPr>
    </w:p>
    <w:p w14:paraId="41385EC1" w14:textId="77777777" w:rsidR="003D3557" w:rsidRPr="00DD4640" w:rsidRDefault="00027793" w:rsidP="00DD4640">
      <w:pPr>
        <w:pStyle w:val="xflie"/>
      </w:pPr>
      <w:r w:rsidRPr="00DD4640">
        <w:t>Erstelle eine Entscheidungsmatrix mit diesen Kriterien:</w:t>
      </w:r>
    </w:p>
    <w:p w14:paraId="574632E0" w14:textId="77777777" w:rsidR="003D3557" w:rsidRPr="00DD4640" w:rsidRDefault="003D3557" w:rsidP="00DD4640">
      <w:pPr>
        <w:pStyle w:val="xflie"/>
        <w:rPr>
          <w:rStyle w:val="bulletpointsZchn"/>
        </w:rPr>
      </w:pPr>
    </w:p>
    <w:p w14:paraId="65117D1D" w14:textId="77777777" w:rsidR="003D3557" w:rsidRPr="00DD4640" w:rsidRDefault="00027793" w:rsidP="00DD4640">
      <w:pPr>
        <w:pStyle w:val="xflie"/>
      </w:pPr>
      <w:r w:rsidRPr="00DD4640">
        <w:t>Kosten</w:t>
      </w:r>
    </w:p>
    <w:p w14:paraId="7D113819" w14:textId="77777777" w:rsidR="003D3557" w:rsidRPr="00DD4640" w:rsidRDefault="00027793" w:rsidP="00DD4640">
      <w:pPr>
        <w:pStyle w:val="xflie"/>
      </w:pPr>
      <w:r w:rsidRPr="00DD4640">
        <w:t>Umsetzungszeit</w:t>
      </w:r>
    </w:p>
    <w:p w14:paraId="34992BFA" w14:textId="77777777" w:rsidR="003D3557" w:rsidRPr="00DD4640" w:rsidRDefault="00027793" w:rsidP="00DD4640">
      <w:pPr>
        <w:pStyle w:val="xflie"/>
      </w:pPr>
      <w:r w:rsidRPr="00DD4640">
        <w:t>Risiko</w:t>
      </w:r>
    </w:p>
    <w:p w14:paraId="279D22CA" w14:textId="77777777" w:rsidR="003D3557" w:rsidRPr="00DD4640" w:rsidRDefault="00027793" w:rsidP="00DD4640">
      <w:pPr>
        <w:pStyle w:val="xflie"/>
      </w:pPr>
      <w:r w:rsidRPr="00DD4640">
        <w:t>strategische Passung</w:t>
      </w:r>
    </w:p>
    <w:p w14:paraId="1DFA8E8E" w14:textId="77777777" w:rsidR="003D3557" w:rsidRPr="00DD4640" w:rsidRDefault="00027793" w:rsidP="00DD4640">
      <w:pPr>
        <w:pStyle w:val="xflie"/>
      </w:pPr>
      <w:r w:rsidRPr="00DD4640">
        <w:t>Mitarbeiterakzeptanz</w:t>
      </w:r>
    </w:p>
    <w:p w14:paraId="66B70014" w14:textId="77777777" w:rsidR="003D3557" w:rsidRPr="00DD4640" w:rsidRDefault="00027793" w:rsidP="00DD4640">
      <w:pPr>
        <w:pStyle w:val="xflie"/>
      </w:pPr>
      <w:r w:rsidRPr="00DD4640">
        <w:t>Business Impact</w:t>
      </w:r>
    </w:p>
    <w:p w14:paraId="0C0446CA" w14:textId="41B46123" w:rsidR="003D3557" w:rsidRPr="00DD4640" w:rsidRDefault="00027793" w:rsidP="00DD4640">
      <w:pPr>
        <w:pStyle w:val="xflie"/>
      </w:pPr>
      <w:r w:rsidRPr="00DD4640">
        <w:br/>
        <w:t xml:space="preserve">Schlage eine sinnvolle Gewichtung vor, </w:t>
      </w:r>
      <w:r w:rsidRPr="00DD4640">
        <w:rPr>
          <w:i/>
          <w:iCs/>
        </w:rPr>
        <w:t>Summe 100 %.</w:t>
      </w:r>
      <w:r w:rsidRPr="00DD4640">
        <w:t xml:space="preserve"> Erkläre jede Gewichtung in einem Satz. Bewerte jede Option </w:t>
      </w:r>
      <w:r w:rsidRPr="00DD4640">
        <w:rPr>
          <w:i/>
          <w:iCs/>
        </w:rPr>
        <w:t>von 1 bis 10</w:t>
      </w:r>
      <w:r w:rsidRPr="00DD4640">
        <w:t xml:space="preserve"> und berechne den gewichteten Score.</w:t>
      </w:r>
      <w:r w:rsidRPr="00DD4640">
        <w:br/>
      </w:r>
    </w:p>
    <w:p w14:paraId="49DCB3E1" w14:textId="3B7990CA" w:rsidR="003D3557" w:rsidRPr="00DD4640" w:rsidRDefault="00027793" w:rsidP="00DD4640">
      <w:pPr>
        <w:pStyle w:val="xflie"/>
      </w:pPr>
      <w:r w:rsidRPr="00DD4640">
        <w:t>Ausgabe:</w:t>
      </w:r>
    </w:p>
    <w:p w14:paraId="2BBAA2FA" w14:textId="77777777" w:rsidR="003D3557" w:rsidRPr="00DD4640" w:rsidRDefault="003D3557" w:rsidP="00DD4640">
      <w:pPr>
        <w:pStyle w:val="xflie"/>
      </w:pPr>
    </w:p>
    <w:p w14:paraId="5BC80106" w14:textId="7ECE4FE8" w:rsidR="00027793" w:rsidRPr="00DD4640" w:rsidRDefault="00027793" w:rsidP="00DD4640">
      <w:pPr>
        <w:pStyle w:val="xflie"/>
      </w:pPr>
      <w:r w:rsidRPr="00DD4640">
        <w:t>1. Entscheidungsmatrix als Tabelle</w:t>
      </w:r>
      <w:r w:rsidRPr="00DD4640">
        <w:br/>
        <w:t>2. klare Empfehlung in einem Satz</w:t>
      </w:r>
      <w:r w:rsidRPr="00DD4640">
        <w:br/>
        <w:t>3. maximal 3 kritische offene Fragen</w:t>
      </w:r>
      <w:r w:rsidRPr="00DD4640">
        <w:br/>
        <w:t>4. nächster sinnvoller Schritt innerhalb von 7 Tagen</w:t>
      </w:r>
      <w:r w:rsidRPr="00DD4640">
        <w:br/>
      </w:r>
      <w:r w:rsidRPr="00DD4640">
        <w:br/>
        <w:t>Wenn Informationen fehlen, arbeite mit klar gekennzeichneten Annahmen.</w:t>
      </w:r>
    </w:p>
    <w:p w14:paraId="22DC1886" w14:textId="041DE2FC" w:rsidR="00027793" w:rsidRPr="003D646A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D646A">
        <w:t>E-Mail an Chef oder Vorstand nach BLUF-Methode</w:t>
      </w:r>
    </w:p>
    <w:p w14:paraId="03F458CD" w14:textId="77777777" w:rsidR="003D3557" w:rsidRPr="00DD4640" w:rsidRDefault="00027793" w:rsidP="00DD4640">
      <w:pPr>
        <w:pStyle w:val="xflie"/>
      </w:pPr>
      <w:r w:rsidRPr="00DD4640">
        <w:t>Ich muss meinem Vorgesetzten folgende Sachlage mitteilen: [Problem/Erfolg/Bitte].</w:t>
      </w:r>
      <w:r w:rsidRPr="00DD4640">
        <w:br/>
      </w:r>
      <w:r w:rsidRPr="00DD4640">
        <w:br/>
        <w:t>Formuliere eine kurze, ergebnisorientierte E-Mail nach der BLUF-Methode: Bottom Line Up Front.</w:t>
      </w:r>
      <w:r w:rsidRPr="00DD4640">
        <w:br/>
      </w:r>
    </w:p>
    <w:p w14:paraId="2180C01C" w14:textId="3CF7A7FD" w:rsidR="003D3557" w:rsidRPr="00DD4640" w:rsidRDefault="00027793" w:rsidP="00DD4640">
      <w:pPr>
        <w:pStyle w:val="xflie"/>
      </w:pPr>
      <w:r w:rsidRPr="00DD4640">
        <w:t>Vorgaben:</w:t>
      </w:r>
    </w:p>
    <w:p w14:paraId="38321398" w14:textId="77777777" w:rsidR="003D3557" w:rsidRPr="00DD4640" w:rsidRDefault="00027793" w:rsidP="00DD4640">
      <w:pPr>
        <w:pStyle w:val="xflie"/>
      </w:pPr>
      <w:r w:rsidRPr="00DD4640">
        <w:t>maximal 5 Sätz</w:t>
      </w:r>
      <w:r w:rsidR="003D3557" w:rsidRPr="00DD4640">
        <w:t>e</w:t>
      </w:r>
    </w:p>
    <w:p w14:paraId="41EBA8E8" w14:textId="77777777" w:rsidR="003D3557" w:rsidRPr="00DD4640" w:rsidRDefault="003D3557" w:rsidP="00DD4640">
      <w:pPr>
        <w:pStyle w:val="xflie"/>
      </w:pPr>
      <w:r w:rsidRPr="00DD4640">
        <w:t>B</w:t>
      </w:r>
      <w:r w:rsidR="00027793" w:rsidRPr="00DD4640">
        <w:t>etreffzeile zuerst</w:t>
      </w:r>
    </w:p>
    <w:p w14:paraId="1D000520" w14:textId="0F818A06" w:rsidR="003D3557" w:rsidRPr="00DD4640" w:rsidRDefault="00027793" w:rsidP="00DD4640">
      <w:pPr>
        <w:pStyle w:val="xflie"/>
      </w:pPr>
      <w:r w:rsidRPr="00DD4640">
        <w:t>klare Kernaussage im ersten Satz</w:t>
      </w:r>
    </w:p>
    <w:p w14:paraId="465E476E" w14:textId="77777777" w:rsidR="003D3557" w:rsidRPr="00DD4640" w:rsidRDefault="00027793" w:rsidP="00DD4640">
      <w:pPr>
        <w:pStyle w:val="xflie"/>
      </w:pPr>
      <w:r w:rsidRPr="00DD4640">
        <w:t>Ton: respektvoll, direkt, lösungsorientiert</w:t>
      </w:r>
    </w:p>
    <w:p w14:paraId="3A2BCE0A" w14:textId="77777777" w:rsidR="003D3557" w:rsidRPr="00DD4640" w:rsidRDefault="00027793" w:rsidP="00DD4640">
      <w:pPr>
        <w:pStyle w:val="xflie"/>
      </w:pPr>
      <w:r w:rsidRPr="00DD4640">
        <w:t>erwähne folgende Anhänge: [Dokumente]</w:t>
      </w:r>
    </w:p>
    <w:p w14:paraId="42DE4AF8" w14:textId="77777777" w:rsidR="003D3557" w:rsidRPr="00DD4640" w:rsidRDefault="003D3557" w:rsidP="00DD4640">
      <w:pPr>
        <w:pStyle w:val="xflie"/>
      </w:pPr>
    </w:p>
    <w:p w14:paraId="70A5A23F" w14:textId="3D8C1A6B" w:rsidR="00027793" w:rsidRPr="00DD4640" w:rsidRDefault="00027793" w:rsidP="00DD4640">
      <w:pPr>
        <w:pStyle w:val="xflie"/>
      </w:pPr>
      <w:r w:rsidRPr="00DD4640">
        <w:t>Die E-Mail soll eine Entscheidung, Information oder Handlung klar auslösen.</w:t>
      </w:r>
    </w:p>
    <w:p w14:paraId="1D4E355D" w14:textId="1188E467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6D4BBED" w14:textId="77777777" w:rsidR="00711826" w:rsidRPr="00DD4640" w:rsidRDefault="00711826" w:rsidP="00DD4640">
      <w:pPr>
        <w:pStyle w:val="xflie"/>
      </w:pPr>
    </w:p>
    <w:p w14:paraId="0BA780F8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C61E89B" w14:textId="00D1CCB9" w:rsidR="00027793" w:rsidRPr="003D646A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D646A">
        <w:t>Priorisierung bei Ressourcenengpass</w:t>
      </w:r>
    </w:p>
    <w:p w14:paraId="63E0CADA" w14:textId="77777777" w:rsidR="003D3557" w:rsidRPr="00DD4640" w:rsidRDefault="00027793" w:rsidP="00DD4640">
      <w:pPr>
        <w:pStyle w:val="xflie"/>
      </w:pPr>
      <w:r w:rsidRPr="00DD4640">
        <w:t>Wir haben mehr Aufgaben als Kapazität.</w:t>
      </w:r>
      <w:r w:rsidRPr="00DD4640">
        <w:br/>
      </w:r>
      <w:r w:rsidRPr="00DD4640">
        <w:br/>
        <w:t>Aufgabenliste:</w:t>
      </w:r>
      <w:r w:rsidRPr="00DD4640">
        <w:br/>
        <w:t>[Aufgaben mit Aufwand, Fälligkeit, Verantwortlichem und geschätztem Nutzen einfügen]</w:t>
      </w:r>
      <w:r w:rsidRPr="00DD4640">
        <w:br/>
      </w:r>
      <w:r w:rsidRPr="00DD4640">
        <w:br/>
        <w:t>Abhängigkeiten:</w:t>
      </w:r>
      <w:r w:rsidRPr="00DD4640">
        <w:br/>
        <w:t>[Aufgabe X hängt von Aufgabe Y ab]</w:t>
      </w:r>
      <w:r w:rsidRPr="00DD4640">
        <w:br/>
      </w:r>
      <w:r w:rsidRPr="00DD4640">
        <w:br/>
        <w:t>Priorisiere die Aufgaben nach:</w:t>
      </w:r>
    </w:p>
    <w:p w14:paraId="5506FE25" w14:textId="77777777" w:rsidR="003D3557" w:rsidRPr="00DD4640" w:rsidRDefault="003D3557" w:rsidP="00DD4640">
      <w:pPr>
        <w:pStyle w:val="xflie"/>
      </w:pPr>
    </w:p>
    <w:p w14:paraId="11596598" w14:textId="77777777" w:rsidR="003D3557" w:rsidRPr="00DD4640" w:rsidRDefault="00027793" w:rsidP="00DD4640">
      <w:pPr>
        <w:pStyle w:val="xflie"/>
        <w:rPr>
          <w:rStyle w:val="berschrift4Zchn"/>
          <w:rFonts w:eastAsiaTheme="minorHAnsi" w:cs="Times New Roman"/>
          <w:b w:val="0"/>
          <w:iCs w:val="0"/>
          <w:sz w:val="24"/>
        </w:rPr>
      </w:pPr>
      <w:r w:rsidRPr="00DD4640">
        <w:t>1. Wichtigkeit</w:t>
      </w:r>
      <w:r w:rsidRPr="00DD4640">
        <w:br/>
        <w:t>2. Dringlichkeit</w:t>
      </w:r>
      <w:r w:rsidRPr="00DD4640">
        <w:br/>
        <w:t>3. Business Impact von 1 bis 10</w:t>
      </w:r>
      <w:r w:rsidRPr="00DD4640">
        <w:br/>
        <w:t>4. Aufwand</w:t>
      </w:r>
      <w:r w:rsidRPr="00DD4640">
        <w:br/>
        <w:t>5. Abhängigkeiten</w:t>
      </w:r>
      <w:r w:rsidRPr="00DD4640">
        <w:br/>
      </w:r>
    </w:p>
    <w:p w14:paraId="22816419" w14:textId="77777777" w:rsidR="003D3557" w:rsidRPr="00DD4640" w:rsidRDefault="003D3557" w:rsidP="00DD4640">
      <w:pPr>
        <w:pStyle w:val="xflie"/>
        <w:rPr>
          <w:rStyle w:val="berschrift4Zchn"/>
        </w:rPr>
      </w:pPr>
    </w:p>
    <w:p w14:paraId="0A6870F7" w14:textId="23D44C57" w:rsidR="003D3557" w:rsidRPr="00DD4640" w:rsidRDefault="003D3557" w:rsidP="00DD4640">
      <w:pPr>
        <w:pStyle w:val="xflie"/>
      </w:pPr>
      <w:r w:rsidRPr="00DD4640">
        <w:t>O</w:t>
      </w:r>
      <w:r w:rsidR="00027793" w:rsidRPr="00DD4640">
        <w:t>rdne jede Aufgabe einer Kategorie zu:</w:t>
      </w:r>
    </w:p>
    <w:p w14:paraId="0DF3298A" w14:textId="566CC1A4" w:rsidR="003D3557" w:rsidRPr="00DD4640" w:rsidRDefault="00027793" w:rsidP="00DD4640">
      <w:pPr>
        <w:pStyle w:val="xflie"/>
      </w:pPr>
      <w:r w:rsidRPr="00DD4640">
        <w:t>sofort erledigen</w:t>
      </w:r>
    </w:p>
    <w:p w14:paraId="6ACA408E" w14:textId="2DCC19A0" w:rsidR="003D3557" w:rsidRPr="00DD4640" w:rsidRDefault="00027793" w:rsidP="00DD4640">
      <w:pPr>
        <w:pStyle w:val="xflie"/>
      </w:pPr>
      <w:r w:rsidRPr="00DD4640">
        <w:t>delegieren</w:t>
      </w:r>
    </w:p>
    <w:p w14:paraId="74289531" w14:textId="39821E70" w:rsidR="003D3557" w:rsidRPr="00DD4640" w:rsidRDefault="00027793" w:rsidP="00DD4640">
      <w:pPr>
        <w:pStyle w:val="xflie"/>
      </w:pPr>
      <w:r w:rsidRPr="00DD4640">
        <w:t>verschieben</w:t>
      </w:r>
    </w:p>
    <w:p w14:paraId="7C2DCC1E" w14:textId="73603ECD" w:rsidR="003D3557" w:rsidRPr="00DD4640" w:rsidRDefault="00027793" w:rsidP="00DD4640">
      <w:pPr>
        <w:pStyle w:val="xflie"/>
      </w:pPr>
      <w:r w:rsidRPr="00DD4640">
        <w:t>stoppen</w:t>
      </w:r>
    </w:p>
    <w:p w14:paraId="51637419" w14:textId="77777777" w:rsidR="003D3557" w:rsidRPr="00DD4640" w:rsidRDefault="003D3557" w:rsidP="00DD4640">
      <w:pPr>
        <w:pStyle w:val="xflie"/>
      </w:pPr>
    </w:p>
    <w:p w14:paraId="33256883" w14:textId="0DDF7A4C" w:rsidR="00027793" w:rsidRPr="00DD4640" w:rsidRDefault="00027793" w:rsidP="00DD4640">
      <w:pPr>
        <w:pStyle w:val="xflie"/>
      </w:pPr>
      <w:r w:rsidRPr="00DD4640">
        <w:t>Gib mir eine konkrete Handlungsempfehlung für die nächste Woche.</w:t>
      </w:r>
    </w:p>
    <w:p w14:paraId="3D273A23" w14:textId="4BAEF8EB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46CB7AF" w14:textId="77777777" w:rsidR="00711826" w:rsidRPr="00DD4640" w:rsidRDefault="00711826" w:rsidP="00DD4640">
      <w:pPr>
        <w:pStyle w:val="xflie"/>
      </w:pPr>
    </w:p>
    <w:p w14:paraId="612C9F18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24EE34AC" w14:textId="4C2C790C" w:rsidR="00027793" w:rsidRPr="00333DEB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Meeting-Agenda mit Ergebnisfokus</w:t>
      </w:r>
    </w:p>
    <w:p w14:paraId="2B197EF1" w14:textId="77777777" w:rsidR="000219DB" w:rsidRPr="00DD4640" w:rsidRDefault="00027793" w:rsidP="00DD4640">
      <w:pPr>
        <w:pStyle w:val="xflie"/>
      </w:pPr>
      <w:r w:rsidRPr="00DD4640">
        <w:t>Ich leite ein 30-minütiges Meeting mit [Teilnehmerrollen] zum Thema [Thema].</w:t>
      </w:r>
      <w:r w:rsidRPr="00DD4640">
        <w:br/>
      </w:r>
      <w:r w:rsidRPr="00DD4640">
        <w:br/>
        <w:t>Ziel:</w:t>
      </w:r>
      <w:r w:rsidRPr="00DD4640">
        <w:br/>
        <w:t>Keine Statusrunde, sondern konkrete Entscheidungen oder Lösungen.</w:t>
      </w:r>
      <w:r w:rsidRPr="00DD4640">
        <w:br/>
      </w:r>
      <w:r w:rsidRPr="00DD4640">
        <w:br/>
        <w:t>Erstelle eine Agenda mit maximal 4 Tagesordnungspunkten.</w:t>
      </w:r>
      <w:r w:rsidRPr="00DD4640">
        <w:br/>
      </w:r>
    </w:p>
    <w:p w14:paraId="1E334DBC" w14:textId="77777777" w:rsidR="000219DB" w:rsidRPr="00DD4640" w:rsidRDefault="00027793" w:rsidP="00DD4640">
      <w:pPr>
        <w:pStyle w:val="xflie"/>
      </w:pPr>
      <w:r w:rsidRPr="00DD4640">
        <w:t>Für jeden Punkt:</w:t>
      </w:r>
    </w:p>
    <w:p w14:paraId="5AA23D1C" w14:textId="77777777" w:rsidR="000219DB" w:rsidRPr="00DD4640" w:rsidRDefault="00027793" w:rsidP="00DD4640">
      <w:pPr>
        <w:pStyle w:val="xflie"/>
      </w:pPr>
      <w:r w:rsidRPr="00DD4640">
        <w:t>Zeitbudget</w:t>
      </w:r>
    </w:p>
    <w:p w14:paraId="088F29EC" w14:textId="77777777" w:rsidR="000219DB" w:rsidRPr="00DD4640" w:rsidRDefault="00027793" w:rsidP="00DD4640">
      <w:pPr>
        <w:pStyle w:val="xflie"/>
      </w:pPr>
      <w:r w:rsidRPr="00DD4640">
        <w:t>Ziel: Information, Entscheidung oder Abstimmung</w:t>
      </w:r>
    </w:p>
    <w:p w14:paraId="3A6DA101" w14:textId="77777777" w:rsidR="000219DB" w:rsidRPr="00DD4640" w:rsidRDefault="00027793" w:rsidP="00DD4640">
      <w:pPr>
        <w:pStyle w:val="xflie"/>
      </w:pPr>
      <w:r w:rsidRPr="00DD4640">
        <w:t>gewünschtes Ergebnis</w:t>
      </w:r>
    </w:p>
    <w:p w14:paraId="6A5DA43B" w14:textId="77777777" w:rsidR="000219DB" w:rsidRPr="00DD4640" w:rsidRDefault="00027793" w:rsidP="00DD4640">
      <w:pPr>
        <w:pStyle w:val="xflie"/>
      </w:pPr>
      <w:r w:rsidRPr="00DD4640">
        <w:t>vorbereitender Satz für die Einladung</w:t>
      </w:r>
    </w:p>
    <w:p w14:paraId="43D3A5A3" w14:textId="77777777" w:rsidR="000219DB" w:rsidRPr="00DD4640" w:rsidRDefault="00027793" w:rsidP="00DD4640">
      <w:pPr>
        <w:pStyle w:val="xflie"/>
      </w:pPr>
      <w:r w:rsidRPr="00DD4640">
        <w:t>Plane zusätzlich 5 Minuten Puffer ein.</w:t>
      </w:r>
    </w:p>
    <w:p w14:paraId="616769CC" w14:textId="69498080" w:rsidR="00027793" w:rsidRPr="00DD4640" w:rsidRDefault="00027793" w:rsidP="00DD4640">
      <w:pPr>
        <w:pStyle w:val="xflie"/>
      </w:pPr>
      <w:r w:rsidRPr="00DD4640">
        <w:t>Ton: klar, effizient, entscheidungsorientiert.</w:t>
      </w:r>
    </w:p>
    <w:p w14:paraId="5752A39B" w14:textId="12901D60" w:rsidR="00027793" w:rsidRPr="00DD4640" w:rsidRDefault="00027793" w:rsidP="00DD4640">
      <w:pPr>
        <w:pStyle w:val="xflie"/>
      </w:pPr>
    </w:p>
    <w:p w14:paraId="7017100D" w14:textId="77777777" w:rsidR="00711826" w:rsidRPr="00DD4640" w:rsidRDefault="00711826" w:rsidP="00DD4640">
      <w:pPr>
        <w:pStyle w:val="xflie"/>
      </w:pPr>
    </w:p>
    <w:p w14:paraId="185B4BC0" w14:textId="149CDC07" w:rsidR="00027793" w:rsidRPr="00333DEB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Risiko-Check für neues Projekt</w:t>
      </w:r>
    </w:p>
    <w:p w14:paraId="4140FD6A" w14:textId="77777777" w:rsidR="000219DB" w:rsidRPr="00DD4640" w:rsidRDefault="00027793" w:rsidP="00DD4640">
      <w:pPr>
        <w:pStyle w:val="xflie"/>
      </w:pPr>
      <w:r w:rsidRPr="00DD4640">
        <w:t>Unser Team plant folgendes Projekt: [Projekt kurz beschreiben].</w:t>
      </w:r>
      <w:r w:rsidRPr="00DD4640">
        <w:br/>
      </w:r>
      <w:r w:rsidRPr="00DD4640">
        <w:br/>
        <w:t>Führe ein präventives Risiko-Assessment durch.</w:t>
      </w:r>
      <w:r w:rsidRPr="00DD4640">
        <w:br/>
      </w:r>
    </w:p>
    <w:p w14:paraId="7E8A6A02" w14:textId="0695F0BC" w:rsidR="000219DB" w:rsidRPr="00DD4640" w:rsidRDefault="00027793" w:rsidP="00DD4640">
      <w:pPr>
        <w:pStyle w:val="xflie"/>
      </w:pPr>
      <w:r w:rsidRPr="00DD4640">
        <w:t>Erstelle eine Tabelle mit:</w:t>
      </w:r>
    </w:p>
    <w:p w14:paraId="614298C4" w14:textId="77777777" w:rsidR="000219DB" w:rsidRPr="00DD4640" w:rsidRDefault="00027793" w:rsidP="00DD4640">
      <w:pPr>
        <w:pStyle w:val="xflie"/>
      </w:pPr>
      <w:r w:rsidRPr="00DD4640">
        <w:t>Risiko</w:t>
      </w:r>
    </w:p>
    <w:p w14:paraId="0C1CBEED" w14:textId="77777777" w:rsidR="000219DB" w:rsidRPr="00DD4640" w:rsidRDefault="00027793" w:rsidP="00DD4640">
      <w:pPr>
        <w:pStyle w:val="xflie"/>
      </w:pPr>
      <w:r w:rsidRPr="00DD4640">
        <w:t>intern oder extern</w:t>
      </w:r>
    </w:p>
    <w:p w14:paraId="3CBA1E49" w14:textId="77777777" w:rsidR="000219DB" w:rsidRPr="00DD4640" w:rsidRDefault="00027793" w:rsidP="00DD4640">
      <w:pPr>
        <w:pStyle w:val="xflie"/>
      </w:pPr>
      <w:r w:rsidRPr="00DD4640">
        <w:t>Eintrittswahrscheinlichkeit: niedrig/mittel/hoch</w:t>
      </w:r>
    </w:p>
    <w:p w14:paraId="0B01BDFA" w14:textId="77777777" w:rsidR="000219DB" w:rsidRPr="00DD4640" w:rsidRDefault="00027793" w:rsidP="00DD4640">
      <w:pPr>
        <w:pStyle w:val="xflie"/>
      </w:pPr>
      <w:r w:rsidRPr="00DD4640">
        <w:t>potenzieller Schaden von 1 bis 10</w:t>
      </w:r>
    </w:p>
    <w:p w14:paraId="52E434C4" w14:textId="77777777" w:rsidR="000219DB" w:rsidRPr="00DD4640" w:rsidRDefault="00027793" w:rsidP="00DD4640">
      <w:pPr>
        <w:pStyle w:val="xflie"/>
      </w:pPr>
      <w:r w:rsidRPr="00DD4640">
        <w:t>Risikowert</w:t>
      </w:r>
    </w:p>
    <w:p w14:paraId="24049691" w14:textId="77777777" w:rsidR="000219DB" w:rsidRPr="00DD4640" w:rsidRDefault="00027793" w:rsidP="00DD4640">
      <w:pPr>
        <w:pStyle w:val="xflie"/>
      </w:pPr>
      <w:r w:rsidRPr="00DD4640">
        <w:t>konkrete Gegenmaßnahme</w:t>
      </w:r>
    </w:p>
    <w:p w14:paraId="4A262CAC" w14:textId="1B298CA0" w:rsidR="000219DB" w:rsidRPr="00DD4640" w:rsidRDefault="00027793" w:rsidP="00DD4640">
      <w:pPr>
        <w:pStyle w:val="xflie"/>
      </w:pPr>
      <w:r w:rsidRPr="00DD4640">
        <w:t>verantwortliche Rolle</w:t>
      </w:r>
    </w:p>
    <w:p w14:paraId="6CBDC030" w14:textId="77777777" w:rsidR="000219DB" w:rsidRPr="00DD4640" w:rsidRDefault="000219DB" w:rsidP="00DD4640">
      <w:pPr>
        <w:pStyle w:val="xflie"/>
      </w:pPr>
    </w:p>
    <w:p w14:paraId="0175C172" w14:textId="358C91AF" w:rsidR="00027793" w:rsidRPr="00DD4640" w:rsidRDefault="00027793" w:rsidP="00DD4640">
      <w:pPr>
        <w:pStyle w:val="xflie"/>
      </w:pPr>
      <w:r w:rsidRPr="00DD4640">
        <w:t>Sortiere nach höchstem Risikowert.</w:t>
      </w:r>
      <w:r w:rsidRPr="00DD4640">
        <w:br/>
      </w:r>
      <w:r w:rsidRPr="00DD4640">
        <w:br/>
        <w:t>Am Ende:</w:t>
      </w:r>
      <w:r w:rsidRPr="00DD4640">
        <w:br/>
        <w:t xml:space="preserve">Nenne ein klares </w:t>
      </w:r>
      <w:proofErr w:type="spellStart"/>
      <w:r w:rsidRPr="00DD4640">
        <w:t>Red</w:t>
      </w:r>
      <w:proofErr w:type="spellEnd"/>
      <w:r w:rsidRPr="00DD4640">
        <w:t>-</w:t>
      </w:r>
      <w:proofErr w:type="spellStart"/>
      <w:r w:rsidRPr="00DD4640">
        <w:t>Flag</w:t>
      </w:r>
      <w:proofErr w:type="spellEnd"/>
      <w:r w:rsidRPr="00DD4640">
        <w:t>-Signal, ab wann ich als Führungskraft eingreifen sollte.</w:t>
      </w:r>
    </w:p>
    <w:p w14:paraId="1D8AEAD6" w14:textId="3DC3A2B9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2994D80" w14:textId="77777777" w:rsidR="00711826" w:rsidRPr="00DD4640" w:rsidRDefault="00711826" w:rsidP="00DD4640">
      <w:pPr>
        <w:pStyle w:val="xflie"/>
      </w:pPr>
    </w:p>
    <w:p w14:paraId="755FE4F6" w14:textId="5F10F43E" w:rsidR="00027793" w:rsidRPr="00333DEB" w:rsidRDefault="00711826" w:rsidP="00711826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Delegations-Check</w:t>
      </w:r>
    </w:p>
    <w:p w14:paraId="26348478" w14:textId="77777777" w:rsidR="000219DB" w:rsidRPr="00DD4640" w:rsidRDefault="00027793" w:rsidP="00DD4640">
      <w:pPr>
        <w:pStyle w:val="xflie"/>
      </w:pPr>
      <w:r w:rsidRPr="00DD4640">
        <w:t>Ich bin [Rolle] und habe folgende wiederkehrende Aufgaben:</w:t>
      </w:r>
      <w:r w:rsidRPr="00DD4640">
        <w:br/>
        <w:t>[Aufgabenliste einfügen]</w:t>
      </w:r>
      <w:r w:rsidRPr="00DD4640">
        <w:br/>
      </w:r>
      <w:r w:rsidRPr="00DD4640">
        <w:br/>
        <w:t>Analysiere nach dem Prinzip:</w:t>
      </w:r>
      <w:r w:rsidRPr="00DD4640">
        <w:br/>
        <w:t>Welche Aufgaben gehören wirklich auf meine Führungsebene?</w:t>
      </w:r>
      <w:r w:rsidRPr="00DD4640">
        <w:br/>
        <w:t>Welche Aufgaben kann ich sinnvoll delegieren?</w:t>
      </w:r>
      <w:r w:rsidRPr="00DD4640">
        <w:br/>
      </w:r>
    </w:p>
    <w:p w14:paraId="1863A764" w14:textId="2DE7870B" w:rsidR="000219DB" w:rsidRPr="00DD4640" w:rsidRDefault="00027793" w:rsidP="00DD4640">
      <w:pPr>
        <w:pStyle w:val="xflie"/>
      </w:pPr>
      <w:r w:rsidRPr="00DD4640">
        <w:t>Bewerte jede Aufgabe nach:</w:t>
      </w:r>
    </w:p>
    <w:p w14:paraId="38400F10" w14:textId="77777777" w:rsidR="000219DB" w:rsidRPr="00DD4640" w:rsidRDefault="00027793" w:rsidP="00DD4640">
      <w:pPr>
        <w:pStyle w:val="xflie"/>
      </w:pPr>
      <w:r w:rsidRPr="00DD4640">
        <w:t>strategische Bedeutung</w:t>
      </w:r>
    </w:p>
    <w:p w14:paraId="32D16078" w14:textId="0B0329EA" w:rsidR="000219DB" w:rsidRPr="00DD4640" w:rsidRDefault="00027793" w:rsidP="00DD4640">
      <w:pPr>
        <w:pStyle w:val="xflie"/>
      </w:pPr>
      <w:r w:rsidRPr="00DD4640">
        <w:t>Entscheidungsverantwortung</w:t>
      </w:r>
    </w:p>
    <w:p w14:paraId="2C546050" w14:textId="2600F852" w:rsidR="000219DB" w:rsidRPr="00DD4640" w:rsidRDefault="00027793" w:rsidP="00DD4640">
      <w:pPr>
        <w:pStyle w:val="xflie"/>
      </w:pPr>
      <w:r w:rsidRPr="00DD4640">
        <w:t>Wiederholbarkeit</w:t>
      </w:r>
    </w:p>
    <w:p w14:paraId="5C8C34CF" w14:textId="439B6970" w:rsidR="000219DB" w:rsidRPr="00DD4640" w:rsidRDefault="00027793" w:rsidP="00DD4640">
      <w:pPr>
        <w:pStyle w:val="xflie"/>
      </w:pPr>
      <w:r w:rsidRPr="00DD4640">
        <w:t>Risiko bei Delegation- geeignete Zielrolle für Delegation</w:t>
      </w:r>
    </w:p>
    <w:p w14:paraId="7A17942F" w14:textId="77777777" w:rsidR="000219DB" w:rsidRPr="00DD4640" w:rsidRDefault="000219DB" w:rsidP="00DD4640">
      <w:pPr>
        <w:pStyle w:val="xflie"/>
      </w:pPr>
    </w:p>
    <w:p w14:paraId="1A0B1C83" w14:textId="77777777" w:rsidR="000219DB" w:rsidRPr="00DD4640" w:rsidRDefault="000219DB" w:rsidP="00DD4640">
      <w:pPr>
        <w:pStyle w:val="xflie"/>
      </w:pPr>
    </w:p>
    <w:p w14:paraId="069FEC87" w14:textId="77777777" w:rsidR="000219DB" w:rsidRPr="00DD4640" w:rsidRDefault="00027793" w:rsidP="00DD4640">
      <w:pPr>
        <w:pStyle w:val="xflie"/>
      </w:pPr>
      <w:r w:rsidRPr="00DD4640">
        <w:t>Gib mir:</w:t>
      </w:r>
    </w:p>
    <w:p w14:paraId="324BB814" w14:textId="77777777" w:rsidR="000219DB" w:rsidRPr="00DD4640" w:rsidRDefault="000219DB" w:rsidP="00DD4640">
      <w:pPr>
        <w:pStyle w:val="xflie"/>
      </w:pPr>
    </w:p>
    <w:p w14:paraId="7ADFB92C" w14:textId="4041AB0C" w:rsidR="00027793" w:rsidRPr="00DD4640" w:rsidRDefault="00027793" w:rsidP="00DD4640">
      <w:pPr>
        <w:pStyle w:val="xflie"/>
      </w:pPr>
      <w:r w:rsidRPr="00DD4640">
        <w:t>1. Aufgaben, die ich behalten sollte</w:t>
      </w:r>
      <w:r w:rsidRPr="00DD4640">
        <w:br/>
        <w:t>2. Aufgaben, die ich delegieren sollte</w:t>
      </w:r>
      <w:r w:rsidRPr="00DD4640">
        <w:br/>
        <w:t>3. Aufgaben, die automatisiert oder standardisiert werden können</w:t>
      </w:r>
      <w:r w:rsidRPr="00DD4640">
        <w:br/>
        <w:t>4. konkrete Formulierungssätze für die Delegation</w:t>
      </w:r>
    </w:p>
    <w:p w14:paraId="73CFC2B2" w14:textId="15466B8D" w:rsidR="00027793" w:rsidRPr="00DD4640" w:rsidRDefault="00027793" w:rsidP="00DD4640">
      <w:pPr>
        <w:pStyle w:val="xflie"/>
      </w:pPr>
    </w:p>
    <w:p w14:paraId="1BB23FDC" w14:textId="77777777" w:rsidR="003D646A" w:rsidRPr="00DD4640" w:rsidRDefault="003D646A" w:rsidP="00DD4640">
      <w:pPr>
        <w:pStyle w:val="xflie"/>
      </w:pPr>
      <w:r w:rsidRPr="00DD4640">
        <w:br w:type="page"/>
      </w:r>
    </w:p>
    <w:p w14:paraId="046D0E4B" w14:textId="1094133A" w:rsidR="00027793" w:rsidRPr="00333DEB" w:rsidRDefault="00027793" w:rsidP="00711826">
      <w:pPr>
        <w:pStyle w:val="berschrift2"/>
        <w:numPr>
          <w:ilvl w:val="2"/>
          <w:numId w:val="221"/>
        </w:numPr>
      </w:pPr>
      <w:r w:rsidRPr="00333DEB">
        <w:t>Verhandlungsvorbereitung</w:t>
      </w:r>
    </w:p>
    <w:p w14:paraId="0175B62F" w14:textId="77777777" w:rsidR="000219DB" w:rsidRPr="00DD4640" w:rsidRDefault="00027793" w:rsidP="00DD4640">
      <w:pPr>
        <w:pStyle w:val="xflie"/>
      </w:pPr>
      <w:r w:rsidRPr="00DD4640">
        <w:t>Ich verhandle mit [Gegenpartei] über [Thema].</w:t>
      </w:r>
      <w:r w:rsidRPr="00DD4640">
        <w:br/>
      </w:r>
      <w:r w:rsidRPr="00DD4640">
        <w:br/>
        <w:t>Mein Ziel:</w:t>
      </w:r>
      <w:r w:rsidRPr="00DD4640">
        <w:br/>
        <w:t>[Ziel]</w:t>
      </w:r>
      <w:r w:rsidRPr="00DD4640">
        <w:br/>
      </w:r>
      <w:r w:rsidRPr="00DD4640">
        <w:br/>
        <w:t>Meine BATNA:</w:t>
      </w:r>
      <w:r w:rsidRPr="00DD4640">
        <w:br/>
        <w:t>[beste Alternative]</w:t>
      </w:r>
      <w:r w:rsidRPr="00DD4640">
        <w:br/>
      </w:r>
      <w:r w:rsidRPr="00DD4640">
        <w:br/>
        <w:t>Vermutetes Interesse der Gegenseite:</w:t>
      </w:r>
      <w:r w:rsidRPr="00DD4640">
        <w:br/>
        <w:t>[Interesse]</w:t>
      </w:r>
      <w:r w:rsidRPr="00DD4640">
        <w:br/>
      </w:r>
    </w:p>
    <w:p w14:paraId="6060FB7A" w14:textId="77777777" w:rsidR="000219DB" w:rsidRPr="00DD4640" w:rsidRDefault="00027793" w:rsidP="00DD4640">
      <w:pPr>
        <w:pStyle w:val="xflie"/>
      </w:pPr>
      <w:r w:rsidRPr="00DD4640">
        <w:t>Erstelle eine Verhandlungsmatrix mit:</w:t>
      </w:r>
    </w:p>
    <w:p w14:paraId="5F64FFF7" w14:textId="77777777" w:rsidR="000219DB" w:rsidRPr="00DD4640" w:rsidRDefault="00027793" w:rsidP="00DD4640">
      <w:pPr>
        <w:pStyle w:val="xflie"/>
      </w:pPr>
      <w:r w:rsidRPr="00DD4640">
        <w:t>meine Hauptargumente</w:t>
      </w:r>
    </w:p>
    <w:p w14:paraId="286AA6AE" w14:textId="77777777" w:rsidR="000219DB" w:rsidRPr="00DD4640" w:rsidRDefault="00027793" w:rsidP="00DD4640">
      <w:pPr>
        <w:pStyle w:val="xflie"/>
      </w:pPr>
      <w:r w:rsidRPr="00DD4640">
        <w:t>wahrscheinliche Einwände</w:t>
      </w:r>
    </w:p>
    <w:p w14:paraId="072195F2" w14:textId="77777777" w:rsidR="000219DB" w:rsidRPr="00DD4640" w:rsidRDefault="00027793" w:rsidP="00DD4640">
      <w:pPr>
        <w:pStyle w:val="xflie"/>
      </w:pPr>
      <w:r w:rsidRPr="00DD4640">
        <w:t>sachliche Gegenargumente</w:t>
      </w:r>
    </w:p>
    <w:p w14:paraId="2F555FD6" w14:textId="77777777" w:rsidR="000219DB" w:rsidRPr="00DD4640" w:rsidRDefault="00027793" w:rsidP="00DD4640">
      <w:pPr>
        <w:pStyle w:val="xflie"/>
      </w:pPr>
      <w:r w:rsidRPr="00DD4640">
        <w:t>Konzessionen in drei Stufen: minimal, mittel, maximal</w:t>
      </w:r>
    </w:p>
    <w:p w14:paraId="0355D7BE" w14:textId="77777777" w:rsidR="000219DB" w:rsidRPr="00DD4640" w:rsidRDefault="00027793" w:rsidP="00DD4640">
      <w:pPr>
        <w:pStyle w:val="xflie"/>
      </w:pPr>
      <w:r w:rsidRPr="00DD4640">
        <w:t xml:space="preserve">No-Go-Punkte </w:t>
      </w:r>
    </w:p>
    <w:p w14:paraId="71B717A0" w14:textId="1154F55E" w:rsidR="000219DB" w:rsidRPr="00DD4640" w:rsidRDefault="00027793" w:rsidP="00DD4640">
      <w:pPr>
        <w:pStyle w:val="xflie"/>
      </w:pPr>
      <w:r w:rsidRPr="00DD4640">
        <w:t>mögliche Win-Win-Optionen</w:t>
      </w:r>
    </w:p>
    <w:p w14:paraId="7A4B275D" w14:textId="77777777" w:rsidR="000219DB" w:rsidRPr="00DD4640" w:rsidRDefault="000219DB" w:rsidP="00DD4640">
      <w:pPr>
        <w:pStyle w:val="xflie"/>
      </w:pPr>
    </w:p>
    <w:p w14:paraId="66CA0ED0" w14:textId="0F42372B" w:rsidR="00027793" w:rsidRPr="00DD4640" w:rsidRDefault="00027793" w:rsidP="00DD4640">
      <w:pPr>
        <w:pStyle w:val="xflie"/>
      </w:pPr>
      <w:r w:rsidRPr="00DD4640">
        <w:t>Gib mir zusätzlich 3 kluge Fragen, mit denen ich die echten Prioritäten der Gegenseite erkenne.</w:t>
      </w:r>
    </w:p>
    <w:p w14:paraId="70A72AE9" w14:textId="4998B99E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DF989EB" w14:textId="77777777" w:rsidR="00711826" w:rsidRPr="00DD4640" w:rsidRDefault="00711826" w:rsidP="00DD4640">
      <w:pPr>
        <w:pStyle w:val="xflie"/>
      </w:pPr>
    </w:p>
    <w:p w14:paraId="2FCC015C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8261551" w14:textId="4D64D1A8" w:rsidR="00027793" w:rsidRPr="00333DEB" w:rsidRDefault="00027793" w:rsidP="00711826">
      <w:pPr>
        <w:pStyle w:val="berschrift2"/>
        <w:numPr>
          <w:ilvl w:val="2"/>
          <w:numId w:val="221"/>
        </w:numPr>
      </w:pPr>
      <w:r w:rsidRPr="00333DEB">
        <w:t>Schwieriges Mitarbeitergespräch vorbereiten</w:t>
      </w:r>
    </w:p>
    <w:p w14:paraId="5A334382" w14:textId="77777777" w:rsidR="008E1EEC" w:rsidRPr="00DD4640" w:rsidRDefault="00027793" w:rsidP="00DD4640">
      <w:pPr>
        <w:pStyle w:val="xflie"/>
      </w:pPr>
      <w:r w:rsidRPr="00DD4640">
        <w:t>Ich führe ein Gespräch mit [Mitarbeiterrolle]. Das Thema ist sensibel: [Leistungsdefizit/Verhalten/Karrierewunsch].</w:t>
      </w:r>
      <w:r w:rsidRPr="00DD4640">
        <w:br/>
      </w:r>
    </w:p>
    <w:p w14:paraId="470CAD86" w14:textId="13205395" w:rsidR="008E1EEC" w:rsidRPr="00DD4640" w:rsidRDefault="00027793" w:rsidP="00DD4640">
      <w:pPr>
        <w:pStyle w:val="xflie"/>
      </w:pPr>
      <w:r w:rsidRPr="00DD4640">
        <w:t>Bereite das Gespräch vor mit:</w:t>
      </w:r>
    </w:p>
    <w:p w14:paraId="2B75F675" w14:textId="14E59834" w:rsidR="00027793" w:rsidRPr="00DD4640" w:rsidRDefault="00027793" w:rsidP="00DD4640">
      <w:pPr>
        <w:pStyle w:val="xflie"/>
      </w:pPr>
      <w:r w:rsidRPr="00DD4640">
        <w:t>1. wertschätzendem, konkretem Einleitungssatz</w:t>
      </w:r>
      <w:r w:rsidRPr="00DD4640">
        <w:br/>
        <w:t>2. zwei offenen Fragen zur Perspektive des Mitarbeiters</w:t>
      </w:r>
      <w:r w:rsidRPr="00DD4640">
        <w:br/>
        <w:t>3. einer Ich-Botschaft zum kritischen Punkt mit Fakten, ohne Bewertung</w:t>
      </w:r>
      <w:r w:rsidRPr="00DD4640">
        <w:br/>
        <w:t>4. SMART-Ziel für den nächsten Monat</w:t>
      </w:r>
      <w:r w:rsidRPr="00DD4640">
        <w:br/>
        <w:t>5. Kontrollpunkt: Wie prüfen wir Verbesserung?</w:t>
      </w:r>
      <w:r w:rsidRPr="00DD4640">
        <w:br/>
        <w:t>6. sachlicher Abschluss</w:t>
      </w:r>
      <w:r w:rsidRPr="00DD4640">
        <w:br/>
      </w:r>
      <w:r w:rsidRPr="00DD4640">
        <w:br/>
        <w:t>Keine Floskeln. Keine juristische Bewertung. Formuliere direkt, respektvoll und faktenbasiert.</w:t>
      </w:r>
    </w:p>
    <w:p w14:paraId="50E993EC" w14:textId="77777777" w:rsidR="00711826" w:rsidRPr="00DD4640" w:rsidRDefault="00711826" w:rsidP="00DD4640">
      <w:pPr>
        <w:pStyle w:val="xflie"/>
      </w:pPr>
    </w:p>
    <w:p w14:paraId="4EA9DDB7" w14:textId="77777777" w:rsidR="00711826" w:rsidRPr="00DD4640" w:rsidRDefault="00711826" w:rsidP="00DD4640">
      <w:pPr>
        <w:pStyle w:val="xflie"/>
      </w:pPr>
    </w:p>
    <w:p w14:paraId="677CAE0F" w14:textId="4E894982" w:rsidR="00027793" w:rsidRPr="00333DEB" w:rsidRDefault="00027793" w:rsidP="00711826">
      <w:pPr>
        <w:pStyle w:val="berschrift2"/>
        <w:numPr>
          <w:ilvl w:val="2"/>
          <w:numId w:val="221"/>
        </w:numPr>
      </w:pPr>
      <w:r w:rsidRPr="00333DEB">
        <w:t>Team-E-Mail nach Erfolg oder Rückschlag</w:t>
      </w:r>
    </w:p>
    <w:p w14:paraId="352E6132" w14:textId="77777777" w:rsidR="00027793" w:rsidRPr="00DD4640" w:rsidRDefault="00027793" w:rsidP="00DD4640">
      <w:pPr>
        <w:pStyle w:val="xflie"/>
      </w:pPr>
      <w:r w:rsidRPr="00DD4640">
        <w:t>Unser Team hat zuletzt [Erfolg/Rückschlag] erlebt.</w:t>
      </w:r>
      <w:r w:rsidRPr="00DD4640">
        <w:br/>
      </w:r>
      <w:r w:rsidRPr="00DD4640">
        <w:br/>
        <w:t>Formuliere eine kurze Team-E-Mail, die:</w:t>
      </w:r>
      <w:r w:rsidRPr="00DD4640">
        <w:br/>
        <w:t>- das gemeinsame Ziel wieder in den Fokus rückt</w:t>
      </w:r>
      <w:r w:rsidRPr="00DD4640">
        <w:br/>
        <w:t>- zwei nächste Schritte nennt: wer macht was bis wann</w:t>
      </w:r>
      <w:r w:rsidRPr="00DD4640">
        <w:br/>
        <w:t>- konkret Danke sagt für [Leistung]</w:t>
      </w:r>
      <w:r w:rsidRPr="00DD4640">
        <w:br/>
        <w:t>- zu einem kurzen Check-in im nächsten Daily einlädt</w:t>
      </w:r>
      <w:r w:rsidRPr="00DD4640">
        <w:br/>
      </w:r>
      <w:r w:rsidRPr="00DD4640">
        <w:br/>
        <w:t>Erstelle drei Versionen:</w:t>
      </w:r>
      <w:r w:rsidRPr="00DD4640">
        <w:br/>
        <w:t>1. direkt</w:t>
      </w:r>
      <w:r w:rsidRPr="00DD4640">
        <w:br/>
        <w:t>2. empathisch</w:t>
      </w:r>
      <w:r w:rsidRPr="00DD4640">
        <w:br/>
        <w:t>3. locker, aber professionell</w:t>
      </w:r>
      <w:r w:rsidRPr="00DD4640">
        <w:br/>
      </w:r>
      <w:r w:rsidRPr="00DD4640">
        <w:br/>
        <w:t>Maximal 120 Wörter pro Version.</w:t>
      </w:r>
    </w:p>
    <w:p w14:paraId="775DE1E8" w14:textId="77777777" w:rsidR="00711826" w:rsidRPr="00DD4640" w:rsidRDefault="00711826" w:rsidP="00DD4640">
      <w:pPr>
        <w:pStyle w:val="xflie"/>
      </w:pPr>
    </w:p>
    <w:p w14:paraId="48FAF14F" w14:textId="77777777" w:rsidR="00711826" w:rsidRPr="00DD4640" w:rsidRDefault="00711826" w:rsidP="00DD4640">
      <w:pPr>
        <w:pStyle w:val="xflie"/>
      </w:pPr>
    </w:p>
    <w:p w14:paraId="47E61E48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5AD4BD8" w14:textId="405CEC68" w:rsidR="00027793" w:rsidRPr="00333DEB" w:rsidRDefault="00027793" w:rsidP="00711826">
      <w:pPr>
        <w:pStyle w:val="berschrift2"/>
        <w:numPr>
          <w:ilvl w:val="2"/>
          <w:numId w:val="221"/>
        </w:numPr>
      </w:pPr>
      <w:r w:rsidRPr="00333DEB">
        <w:t>10-Minuten-Tagesreflexion für Führungskräfte</w:t>
      </w:r>
    </w:p>
    <w:p w14:paraId="74437881" w14:textId="77777777" w:rsidR="00027793" w:rsidRPr="00DD4640" w:rsidRDefault="00027793" w:rsidP="00DD4640">
      <w:pPr>
        <w:pStyle w:val="xflie"/>
      </w:pPr>
      <w:r w:rsidRPr="00DD4640">
        <w:t>Ich bin Führungskraft und möchte meinen heutigen Arbeitstag in 10 Minuten reflektieren.</w:t>
      </w:r>
      <w:r w:rsidRPr="00DD4640">
        <w:br/>
      </w:r>
      <w:r w:rsidRPr="00DD4640">
        <w:br/>
        <w:t>Stelle mir maximal 6 Fragen zu:</w:t>
      </w:r>
      <w:r w:rsidRPr="00DD4640">
        <w:br/>
        <w:t>- Was habe ich heute bewegt, das nur ich entscheiden oder lösen konnte?</w:t>
      </w:r>
      <w:r w:rsidRPr="00DD4640">
        <w:br/>
        <w:t>- Wo habe ich Zeit verschwendet?</w:t>
      </w:r>
      <w:r w:rsidRPr="00DD4640">
        <w:br/>
        <w:t>- Welche Entscheidung von mir würde mein Team nachhaltig entlasten?</w:t>
      </w:r>
      <w:r w:rsidRPr="00DD4640">
        <w:br/>
        <w:t>- Was hat mich emotional gekostet und warum?</w:t>
      </w:r>
      <w:r w:rsidRPr="00DD4640">
        <w:br/>
        <w:t>- Welche Aufgabe schiebe ich seit mehr als 2 Wochen vor mir her?</w:t>
      </w:r>
      <w:r w:rsidRPr="00DD4640">
        <w:br/>
        <w:t>- Was ist meine wichtigste Priorität für morgen?</w:t>
      </w:r>
      <w:r w:rsidRPr="00DD4640">
        <w:br/>
      </w:r>
      <w:r w:rsidRPr="00DD4640">
        <w:br/>
        <w:t>Antworte in Stichpunkten. Keine Bewertung. Nur Klarheit.</w:t>
      </w:r>
    </w:p>
    <w:p w14:paraId="5B72E14D" w14:textId="49CE95FD" w:rsidR="00027793" w:rsidRPr="00DD4640" w:rsidRDefault="00027793" w:rsidP="00DD4640">
      <w:pPr>
        <w:pStyle w:val="xflie"/>
      </w:pPr>
    </w:p>
    <w:p w14:paraId="301F6340" w14:textId="1377D643" w:rsidR="00711826" w:rsidRPr="00DD4640" w:rsidRDefault="00711826" w:rsidP="00DD4640">
      <w:pPr>
        <w:pStyle w:val="xflie"/>
      </w:pPr>
      <w:r w:rsidRPr="00DD4640">
        <w:br w:type="page"/>
      </w:r>
    </w:p>
    <w:p w14:paraId="613A2B4D" w14:textId="77777777" w:rsidR="00027793" w:rsidRPr="00280CF9" w:rsidRDefault="00027793" w:rsidP="007003DB">
      <w:pPr>
        <w:pStyle w:val="berschrift2"/>
      </w:pPr>
      <w:r w:rsidRPr="00280CF9">
        <w:t>Kategorie 2: Finanzen, Controlling &amp; KPI</w:t>
      </w:r>
    </w:p>
    <w:p w14:paraId="0F9C0B22" w14:textId="430EEE77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Soll-Ist-Abweichungsanalyse</w:t>
      </w:r>
    </w:p>
    <w:p w14:paraId="7063C8E0" w14:textId="77777777" w:rsidR="00027793" w:rsidRPr="00DD4640" w:rsidRDefault="00027793" w:rsidP="00DD4640">
      <w:pPr>
        <w:pStyle w:val="xflie"/>
      </w:pPr>
      <w:r w:rsidRPr="00DD4640">
        <w:t>Ich habe folgende Soll-Ist-Abweichung im Monat [Monat] für [Kostenstelle/Produkt/Kunde]:</w:t>
      </w:r>
      <w:r w:rsidRPr="00DD4640">
        <w:br/>
      </w:r>
      <w:r w:rsidRPr="00DD4640">
        <w:br/>
        <w:t>Soll: [Betrag]</w:t>
      </w:r>
      <w:r w:rsidRPr="00DD4640">
        <w:br/>
        <w:t>Ist: [Betrag]</w:t>
      </w:r>
      <w:r w:rsidRPr="00DD4640">
        <w:br/>
        <w:t>Abweichung: [Betrag/Prozent]</w:t>
      </w:r>
      <w:r w:rsidRPr="00DD4640">
        <w:br/>
        <w:t>Zusätzliche Daten: [Menge, Preis, Volumen, Verbrauch, falls vorhanden]</w:t>
      </w:r>
      <w:r w:rsidRPr="00DD4640">
        <w:br/>
      </w:r>
      <w:r w:rsidRPr="00DD4640">
        <w:br/>
        <w:t>Führe eine strukturierte erste Abweichungsanalyse durch.</w:t>
      </w:r>
      <w:r w:rsidRPr="00DD4640">
        <w:br/>
      </w:r>
      <w:r w:rsidRPr="00DD4640">
        <w:br/>
        <w:t>Unterscheide, soweit anhand der Daten möglich:</w:t>
      </w:r>
      <w:r w:rsidRPr="00DD4640">
        <w:br/>
        <w:t>- Mengenabweichung</w:t>
      </w:r>
      <w:r w:rsidRPr="00DD4640">
        <w:br/>
        <w:t>- Preisabweichung</w:t>
      </w:r>
      <w:r w:rsidRPr="00DD4640">
        <w:br/>
        <w:t>- Volumenabweichung</w:t>
      </w:r>
      <w:r w:rsidRPr="00DD4640">
        <w:br/>
        <w:t>- Verbrauchsabweichung</w:t>
      </w:r>
      <w:r w:rsidRPr="00DD4640">
        <w:br/>
      </w:r>
      <w:r w:rsidRPr="00DD4640">
        <w:br/>
        <w:t>Erkläre das Ergebnis in zwei Sätzen für Nicht-</w:t>
      </w:r>
      <w:proofErr w:type="spellStart"/>
      <w:r w:rsidRPr="00DD4640">
        <w:t>Finanzler</w:t>
      </w:r>
      <w:proofErr w:type="spellEnd"/>
      <w:r w:rsidRPr="00DD4640">
        <w:t>.</w:t>
      </w:r>
      <w:r w:rsidRPr="00DD4640">
        <w:br/>
      </w:r>
      <w:r w:rsidRPr="00DD4640">
        <w:br/>
        <w:t>Gib danach 3 gezielte Fragen an den Verantwortlichen, um Gegenmaßnahmen einzuleiten.</w:t>
      </w:r>
      <w:r w:rsidRPr="00DD4640">
        <w:br/>
      </w:r>
      <w:r w:rsidRPr="00DD4640">
        <w:br/>
        <w:t>Wenn Daten fehlen, sage klar, welche Daten für eine belastbare Analyse fehlen.</w:t>
      </w:r>
    </w:p>
    <w:p w14:paraId="3F1E3C0D" w14:textId="0315C17D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62BB3F7" w14:textId="77777777" w:rsidR="002A24D9" w:rsidRPr="00DD4640" w:rsidRDefault="002A24D9" w:rsidP="00DD4640">
      <w:pPr>
        <w:pStyle w:val="xflie"/>
      </w:pPr>
    </w:p>
    <w:p w14:paraId="28E553EF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5F2902C" w14:textId="20B7091D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Budgetverhandlung mit Abteilungsleitern</w:t>
      </w:r>
    </w:p>
    <w:p w14:paraId="4591AC78" w14:textId="77777777" w:rsidR="00027793" w:rsidRPr="00DD4640" w:rsidRDefault="00027793" w:rsidP="00DD4640">
      <w:pPr>
        <w:pStyle w:val="xflie"/>
      </w:pPr>
      <w:r w:rsidRPr="00DD4640">
        <w:t>Die Abteilung [Name] möchte im nächsten Jahr ein Budget von [+X %] über aktueller Planung.</w:t>
      </w:r>
      <w:r w:rsidRPr="00DD4640">
        <w:br/>
      </w:r>
      <w:r w:rsidRPr="00DD4640">
        <w:br/>
        <w:t>Begründung:</w:t>
      </w:r>
      <w:r w:rsidRPr="00DD4640">
        <w:br/>
        <w:t>[Begründung]</w:t>
      </w:r>
      <w:r w:rsidRPr="00DD4640">
        <w:br/>
      </w:r>
      <w:r w:rsidRPr="00DD4640">
        <w:br/>
        <w:t>Gesamtvorgabe:</w:t>
      </w:r>
      <w:r w:rsidRPr="00DD4640">
        <w:br/>
        <w:t>Der Vorstand hat eine Obergrenze von [+Y %] für alle Abteilungen vorgegeben.</w:t>
      </w:r>
      <w:r w:rsidRPr="00DD4640">
        <w:br/>
      </w:r>
      <w:r w:rsidRPr="00DD4640">
        <w:br/>
        <w:t>Erstelle eine Argumentationsmatrix mit:</w:t>
      </w:r>
      <w:r w:rsidRPr="00DD4640">
        <w:br/>
        <w:t>- drei harten Fakten aus der Vergangenheit</w:t>
      </w:r>
      <w:r w:rsidRPr="00DD4640">
        <w:br/>
        <w:t>- Trennung zwischen Pflichtbudget, Wachstumsbudget und Wunschbudget</w:t>
      </w:r>
      <w:r w:rsidRPr="00DD4640">
        <w:br/>
        <w:t>- drei Kompromissvorschlägen</w:t>
      </w:r>
      <w:r w:rsidRPr="00DD4640">
        <w:br/>
        <w:t>- zwei offenen Fragen zur Unterscheidung von echtem Bedarf und Wunsch</w:t>
      </w:r>
      <w:r w:rsidRPr="00DD4640">
        <w:br/>
        <w:t>- Risiken bei vollständiger Ablehnung</w:t>
      </w:r>
      <w:r w:rsidRPr="00DD4640">
        <w:br/>
        <w:t>- Risiken bei vollständiger Freigabe</w:t>
      </w:r>
      <w:r w:rsidRPr="00DD4640">
        <w:br/>
      </w:r>
      <w:r w:rsidRPr="00DD4640">
        <w:br/>
        <w:t>Formuliere eine Gesprächseröffnung mit maximal 4 Sätzen.</w:t>
      </w:r>
      <w:r w:rsidRPr="00DD4640">
        <w:br/>
        <w:t>Ton: wertschätzend, aber klar.</w:t>
      </w:r>
    </w:p>
    <w:p w14:paraId="00925230" w14:textId="74AC78C7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2398FD98" w14:textId="77777777" w:rsidR="002A24D9" w:rsidRPr="00DD4640" w:rsidRDefault="002A24D9" w:rsidP="00DD4640">
      <w:pPr>
        <w:pStyle w:val="xflie"/>
      </w:pPr>
    </w:p>
    <w:p w14:paraId="316C8F2D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8679FB5" w14:textId="62249B74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Liquiditätsplanung für 4 Wochen</w:t>
      </w:r>
    </w:p>
    <w:p w14:paraId="0A6692F0" w14:textId="77777777" w:rsidR="00027793" w:rsidRPr="00DD4640" w:rsidRDefault="00027793" w:rsidP="00DD4640">
      <w:pPr>
        <w:pStyle w:val="xflie"/>
      </w:pPr>
      <w:r w:rsidRPr="00DD4640">
        <w:t>Basierend auf folgenden Ist-Daten:</w:t>
      </w:r>
      <w:r w:rsidRPr="00DD4640">
        <w:br/>
      </w:r>
      <w:r w:rsidRPr="00DD4640">
        <w:br/>
        <w:t>Bankstand heute: [Betrag]</w:t>
      </w:r>
      <w:r w:rsidRPr="00DD4640">
        <w:br/>
        <w:t>Feste Ausgaben pro Woche: [Betrag]</w:t>
      </w:r>
      <w:r w:rsidRPr="00DD4640">
        <w:br/>
        <w:t>Variable Ausgaben: [Beschreibung]</w:t>
      </w:r>
      <w:r w:rsidRPr="00DD4640">
        <w:br/>
        <w:t>Erwartete Zahlungseingänge: [Liste mit Betrag und Datum]</w:t>
      </w:r>
      <w:r w:rsidRPr="00DD4640">
        <w:br/>
        <w:t>Kritische Schwelle: [Betrag]</w:t>
      </w:r>
      <w:r w:rsidRPr="00DD4640">
        <w:br/>
      </w:r>
      <w:r w:rsidRPr="00DD4640">
        <w:br/>
        <w:t>Erstelle eine einfache rollierende Liquiditätsvorschau für die nächsten 4 Wochen.</w:t>
      </w:r>
      <w:r w:rsidRPr="00DD4640">
        <w:br/>
      </w:r>
      <w:r w:rsidRPr="00DD4640">
        <w:br/>
        <w:t>Ausgabe als Tabelle mit:</w:t>
      </w:r>
      <w:r w:rsidRPr="00DD4640">
        <w:br/>
        <w:t>- Woche</w:t>
      </w:r>
      <w:r w:rsidRPr="00DD4640">
        <w:br/>
        <w:t>- Anfangsbestand</w:t>
      </w:r>
      <w:r w:rsidRPr="00DD4640">
        <w:br/>
        <w:t>- erwartete Einzahlungen</w:t>
      </w:r>
      <w:r w:rsidRPr="00DD4640">
        <w:br/>
        <w:t>- erwartete Auszahlungen</w:t>
      </w:r>
      <w:r w:rsidRPr="00DD4640">
        <w:br/>
        <w:t>- Endbestand</w:t>
      </w:r>
      <w:r w:rsidRPr="00DD4640">
        <w:br/>
        <w:t>- Ampelstatus</w:t>
      </w:r>
      <w:r w:rsidRPr="00DD4640">
        <w:br/>
        <w:t>- Kommentar</w:t>
      </w:r>
      <w:r w:rsidRPr="00DD4640">
        <w:br/>
      </w:r>
      <w:r w:rsidRPr="00DD4640">
        <w:br/>
        <w:t>Nenne den voraussichtlichen Mindestbestand.</w:t>
      </w:r>
      <w:r w:rsidRPr="00DD4640">
        <w:br/>
      </w:r>
      <w:r w:rsidRPr="00DD4640">
        <w:br/>
        <w:t>Gib zwei konkrete Handlungsoptionen, falls die Liquidität unter die kritische Schwelle fällt.</w:t>
      </w:r>
    </w:p>
    <w:p w14:paraId="1C1FB84D" w14:textId="2CBD899D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237295DC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7EE1929" w14:textId="7E5524D2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Working Capital Optimierung</w:t>
      </w:r>
    </w:p>
    <w:p w14:paraId="5447F80C" w14:textId="77777777" w:rsidR="00027793" w:rsidRPr="00DD4640" w:rsidRDefault="00027793" w:rsidP="00DD4640">
      <w:pPr>
        <w:pStyle w:val="xflie"/>
      </w:pPr>
      <w:r w:rsidRPr="00DD4640">
        <w:t>Unser Working Capital setzt sich aktuell so zusammen:</w:t>
      </w:r>
      <w:r w:rsidRPr="00DD4640">
        <w:br/>
      </w:r>
      <w:r w:rsidRPr="00DD4640">
        <w:br/>
        <w:t>Vorräte: [Betrag/Tage]</w:t>
      </w:r>
      <w:r w:rsidRPr="00DD4640">
        <w:br/>
        <w:t>Forderungen: [Betrag/Tage]</w:t>
      </w:r>
      <w:r w:rsidRPr="00DD4640">
        <w:br/>
        <w:t>Verbindlichkeiten: [Betrag/Tage]</w:t>
      </w:r>
      <w:r w:rsidRPr="00DD4640">
        <w:br/>
        <w:t>Branche: [Branche]</w:t>
      </w:r>
      <w:r w:rsidRPr="00DD4640">
        <w:br/>
      </w:r>
      <w:r w:rsidRPr="00DD4640">
        <w:br/>
        <w:t>Analysiere:</w:t>
      </w:r>
      <w:r w:rsidRPr="00DD4640">
        <w:br/>
        <w:t>1. Wo liegt das größte Potenzial absolut und prozentual?</w:t>
      </w:r>
      <w:r w:rsidRPr="00DD4640">
        <w:br/>
        <w:t>2. Welche drei operativen Hebel kann ich sofort anstoßen?</w:t>
      </w:r>
      <w:r w:rsidRPr="00DD4640">
        <w:br/>
        <w:t>3. Für jeden Hebel: konkrete Anweisung an Einkauf, Vertrieb oder Lager</w:t>
      </w:r>
      <w:r w:rsidRPr="00DD4640">
        <w:br/>
        <w:t>4. grobe Schätzung des Liquiditätsfreisetzungspotenzials in Euro</w:t>
      </w:r>
      <w:r w:rsidRPr="00DD4640">
        <w:br/>
        <w:t>5. Risiken der jeweiligen Maßnahme</w:t>
      </w:r>
      <w:r w:rsidRPr="00DD4640">
        <w:br/>
      </w:r>
      <w:r w:rsidRPr="00DD4640">
        <w:br/>
        <w:t>Keine IT-Großprojekte. Keine externen Berater als Voraussetzung. Annahmen klar kennzeichnen.</w:t>
      </w:r>
    </w:p>
    <w:p w14:paraId="6803C4C1" w14:textId="155CE3A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2372749" w14:textId="77777777" w:rsidR="002A24D9" w:rsidRPr="00DD4640" w:rsidRDefault="002A24D9" w:rsidP="00DD4640">
      <w:pPr>
        <w:pStyle w:val="xflie"/>
      </w:pPr>
    </w:p>
    <w:p w14:paraId="5CE19623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3A000EB" w14:textId="7DEBDF47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Deckungsbeitragsrechnung</w:t>
      </w:r>
    </w:p>
    <w:p w14:paraId="5C502B49" w14:textId="77777777" w:rsidR="00027793" w:rsidRPr="00DD4640" w:rsidRDefault="00027793" w:rsidP="00DD4640">
      <w:pPr>
        <w:pStyle w:val="xflie"/>
      </w:pPr>
      <w:r w:rsidRPr="00DD4640">
        <w:t>Ich habe folgende Daten für [Produkt/Service]:</w:t>
      </w:r>
      <w:r w:rsidRPr="00DD4640">
        <w:br/>
      </w:r>
      <w:r w:rsidRPr="00DD4640">
        <w:br/>
        <w:t>Umsatz pro Einheit: [Betrag]</w:t>
      </w:r>
      <w:r w:rsidRPr="00DD4640">
        <w:br/>
        <w:t>Variable Kosten pro Einheit: [Betrag]</w:t>
      </w:r>
      <w:r w:rsidRPr="00DD4640">
        <w:br/>
        <w:t>Absatzmenge pro Monat: [Menge]</w:t>
      </w:r>
      <w:r w:rsidRPr="00DD4640">
        <w:br/>
        <w:t>Produktspezifische Fixkosten pro Monat: [Betrag]</w:t>
      </w:r>
      <w:r w:rsidRPr="00DD4640">
        <w:br/>
        <w:t>Gemeinkostenzuschlag optional: [Betrag oder Prozent]</w:t>
      </w:r>
      <w:r w:rsidRPr="00DD4640">
        <w:br/>
        <w:t>Preisänderungsszenario: +/- [X] %</w:t>
      </w:r>
      <w:r w:rsidRPr="00DD4640">
        <w:br/>
      </w:r>
      <w:r w:rsidRPr="00DD4640">
        <w:br/>
        <w:t>Berechne:</w:t>
      </w:r>
      <w:r w:rsidRPr="00DD4640">
        <w:br/>
        <w:t>- Deckungsbeitrag I pro Einheit</w:t>
      </w:r>
      <w:r w:rsidRPr="00DD4640">
        <w:br/>
        <w:t>- monatlichen Deckungsbeitrag</w:t>
      </w:r>
      <w:r w:rsidRPr="00DD4640">
        <w:br/>
        <w:t>- Break-even-Menge pro Monat</w:t>
      </w:r>
      <w:r w:rsidRPr="00DD4640">
        <w:br/>
        <w:t>- Ergebnis bei Preisänderung um +X %</w:t>
      </w:r>
      <w:r w:rsidRPr="00DD4640">
        <w:br/>
        <w:t>- Ergebnis bei Preisänderung um -X %</w:t>
      </w:r>
      <w:r w:rsidRPr="00DD4640">
        <w:br/>
      </w:r>
      <w:r w:rsidRPr="00DD4640">
        <w:br/>
        <w:t>Zeige die Formeln.</w:t>
      </w:r>
      <w:r w:rsidRPr="00DD4640">
        <w:br/>
      </w:r>
      <w:r w:rsidRPr="00DD4640">
        <w:br/>
        <w:t>Gib eine klare Empfehlung:</w:t>
      </w:r>
      <w:r w:rsidRPr="00DD4640">
        <w:br/>
        <w:t>weiterführen, Preis anpassen oder auslaufen lassen.</w:t>
      </w:r>
      <w:r w:rsidRPr="00DD4640">
        <w:br/>
      </w:r>
      <w:r w:rsidRPr="00DD4640">
        <w:br/>
        <w:t>Nur auf Basis der genannten Zahlen. Annahmen klar markieren.</w:t>
      </w:r>
    </w:p>
    <w:p w14:paraId="0A99695D" w14:textId="27954D5D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5E08658D" w14:textId="77777777" w:rsidR="002A24D9" w:rsidRPr="00DD4640" w:rsidRDefault="002A24D9" w:rsidP="00DD4640">
      <w:pPr>
        <w:pStyle w:val="xflie"/>
      </w:pPr>
    </w:p>
    <w:p w14:paraId="02AE9C6F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3A6BC018" w14:textId="5549938E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Investitionsrechnung</w:t>
      </w:r>
    </w:p>
    <w:p w14:paraId="52B5321B" w14:textId="77777777" w:rsidR="00027793" w:rsidRPr="00DD4640" w:rsidRDefault="00027793" w:rsidP="00DD4640">
      <w:pPr>
        <w:pStyle w:val="xflie"/>
      </w:pPr>
      <w:r w:rsidRPr="00DD4640">
        <w:t>Wir prüfen folgende Investition:</w:t>
      </w:r>
      <w:r w:rsidRPr="00DD4640">
        <w:br/>
      </w:r>
      <w:r w:rsidRPr="00DD4640">
        <w:br/>
        <w:t>Anschaffungskosten: [Betrag]</w:t>
      </w:r>
      <w:r w:rsidRPr="00DD4640">
        <w:br/>
        <w:t>Nutzungsdauer: [Jahre]</w:t>
      </w:r>
      <w:r w:rsidRPr="00DD4640">
        <w:br/>
        <w:t>Jährliche Einsparung oder zusätzlicher Cashflow: [Betrag]</w:t>
      </w:r>
      <w:r w:rsidRPr="00DD4640">
        <w:br/>
        <w:t>Restwert: [Betrag]</w:t>
      </w:r>
      <w:r w:rsidRPr="00DD4640">
        <w:br/>
        <w:t>Kalkulatorischer Zinssatz: [%]</w:t>
      </w:r>
      <w:r w:rsidRPr="00DD4640">
        <w:br/>
      </w:r>
      <w:r w:rsidRPr="00DD4640">
        <w:br/>
        <w:t>Berechne:</w:t>
      </w:r>
      <w:r w:rsidRPr="00DD4640">
        <w:br/>
        <w:t>- Kapitalwert/NPV</w:t>
      </w:r>
      <w:r w:rsidRPr="00DD4640">
        <w:br/>
        <w:t>- internen Zinsfuß/IRR</w:t>
      </w:r>
      <w:r w:rsidRPr="00DD4640">
        <w:br/>
        <w:t>- Amortisationszeit</w:t>
      </w:r>
      <w:r w:rsidRPr="00DD4640">
        <w:br/>
        <w:t>- einfache Sensitivität bei -20 % Cashflow und +20 % Kosten</w:t>
      </w:r>
      <w:r w:rsidRPr="00DD4640">
        <w:br/>
      </w:r>
      <w:r w:rsidRPr="00DD4640">
        <w:br/>
        <w:t>Zeige Rechenweg und Annahmen.</w:t>
      </w:r>
      <w:r w:rsidRPr="00DD4640">
        <w:br/>
      </w:r>
      <w:r w:rsidRPr="00DD4640">
        <w:br/>
        <w:t>Fasse das Ergebnis in einem Satz zusammen:</w:t>
      </w:r>
      <w:r w:rsidRPr="00DD4640">
        <w:br/>
        <w:t>„Die Investition ist [empfehlenswert/nicht empfehlenswert/kritisch], weil …“</w:t>
      </w:r>
      <w:r w:rsidRPr="00DD4640">
        <w:br/>
      </w:r>
      <w:r w:rsidRPr="00DD4640">
        <w:br/>
        <w:t>Hinweis: Ergebnis als Entscheidungshilfe, nicht als Ersatz für Finanzprüfung.</w:t>
      </w:r>
    </w:p>
    <w:p w14:paraId="3C99CAF2" w14:textId="77777777" w:rsidR="008E1EEC" w:rsidRPr="00DD4640" w:rsidRDefault="008E1EEC" w:rsidP="00DD4640">
      <w:pPr>
        <w:pStyle w:val="xflie"/>
      </w:pPr>
    </w:p>
    <w:p w14:paraId="1B957C43" w14:textId="77777777" w:rsidR="008E1EEC" w:rsidRPr="00DD4640" w:rsidRDefault="008E1EEC" w:rsidP="00DD4640">
      <w:pPr>
        <w:pStyle w:val="xflie"/>
      </w:pPr>
    </w:p>
    <w:p w14:paraId="5CBA5956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A7756CE" w14:textId="50CCD2A8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Kostenstellen-Report</w:t>
      </w:r>
    </w:p>
    <w:p w14:paraId="4F4A0F2D" w14:textId="77777777" w:rsidR="00027793" w:rsidRPr="00DD4640" w:rsidRDefault="00027793" w:rsidP="00DD4640">
      <w:pPr>
        <w:pStyle w:val="xflie"/>
      </w:pPr>
      <w:r w:rsidRPr="00DD4640">
        <w:t>Erstelle eine Vorlage für einen monatlichen Kostenstellen-Report an den Leiter der Abteilung [Abteilung].</w:t>
      </w:r>
      <w:r w:rsidRPr="00DD4640">
        <w:br/>
      </w:r>
      <w:r w:rsidRPr="00DD4640">
        <w:br/>
        <w:t>Daten:</w:t>
      </w:r>
      <w:r w:rsidRPr="00DD4640">
        <w:br/>
        <w:t>[Soll/Ist-Werte oder Tabelle einfügen]</w:t>
      </w:r>
      <w:r w:rsidRPr="00DD4640">
        <w:br/>
      </w:r>
      <w:r w:rsidRPr="00DD4640">
        <w:br/>
        <w:t>Der Report soll maximal eine DIN-A4-Seite umfassen und enthalten:</w:t>
      </w:r>
      <w:r w:rsidRPr="00DD4640">
        <w:br/>
        <w:t>- Ampel für Top 3 Kostenarten</w:t>
      </w:r>
      <w:r w:rsidRPr="00DD4640">
        <w:br/>
        <w:t>- Ampellogik: grün/gelb/rot</w:t>
      </w:r>
      <w:r w:rsidRPr="00DD4640">
        <w:br/>
        <w:t>- zwei Sätze zur größten Abweichung</w:t>
      </w:r>
      <w:r w:rsidRPr="00DD4640">
        <w:br/>
        <w:t>- drei konkrete Fragen an den Abteilungsleiter</w:t>
      </w:r>
      <w:r w:rsidRPr="00DD4640">
        <w:br/>
        <w:t>- Feld „Eigenmaßnahmen der Abteilung bis zum nächsten Monat“</w:t>
      </w:r>
      <w:r w:rsidRPr="00DD4640">
        <w:br/>
        <w:t>- klare Frist für Rückmeldung</w:t>
      </w:r>
      <w:r w:rsidRPr="00DD4640">
        <w:br/>
      </w:r>
      <w:r w:rsidRPr="00DD4640">
        <w:br/>
        <w:t>Ton: direkt, neutral, handlungsorientiert.</w:t>
      </w:r>
    </w:p>
    <w:p w14:paraId="10C7ABC4" w14:textId="73446433" w:rsidR="00BD29DE" w:rsidRDefault="00BD29DE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</w:p>
    <w:p w14:paraId="551FF901" w14:textId="77777777" w:rsidR="002A24D9" w:rsidRPr="00DD4640" w:rsidRDefault="002A24D9" w:rsidP="00DD4640">
      <w:pPr>
        <w:pStyle w:val="xflie"/>
      </w:pPr>
    </w:p>
    <w:p w14:paraId="10486C9D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A0EF5B1" w14:textId="74021E11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Forecast vs. Budget kommentieren</w:t>
      </w:r>
    </w:p>
    <w:p w14:paraId="2AF47B11" w14:textId="77777777" w:rsidR="00027793" w:rsidRPr="00DD4640" w:rsidRDefault="00027793" w:rsidP="00DD4640">
      <w:pPr>
        <w:pStyle w:val="xflie"/>
      </w:pPr>
      <w:r w:rsidRPr="00DD4640">
        <w:t>Unser aktueller Forecast weicht vom Budget ab:</w:t>
      </w:r>
      <w:r w:rsidRPr="00DD4640">
        <w:br/>
      </w:r>
      <w:r w:rsidRPr="00DD4640">
        <w:br/>
        <w:t>Umsatz: -[X] %</w:t>
      </w:r>
      <w:r w:rsidRPr="00DD4640">
        <w:br/>
        <w:t>Kosten: +[Y] %</w:t>
      </w:r>
      <w:r w:rsidRPr="00DD4640">
        <w:br/>
        <w:t>Ergebnis: -[Z] %</w:t>
      </w:r>
      <w:r w:rsidRPr="00DD4640">
        <w:br/>
      </w:r>
      <w:r w:rsidRPr="00DD4640">
        <w:br/>
        <w:t>Wesentliche Treiber:</w:t>
      </w:r>
      <w:r w:rsidRPr="00DD4640">
        <w:br/>
        <w:t>[Maximal 3 Stichworte]</w:t>
      </w:r>
      <w:r w:rsidRPr="00DD4640">
        <w:br/>
      </w:r>
      <w:r w:rsidRPr="00DD4640">
        <w:br/>
        <w:t>Schreibe einen Kommentar für die nächste GF-Sitzung mit maximal 150 Wörtern.</w:t>
      </w:r>
      <w:r w:rsidRPr="00DD4640">
        <w:br/>
      </w:r>
      <w:r w:rsidRPr="00DD4640">
        <w:br/>
        <w:t>Struktur:</w:t>
      </w:r>
      <w:r w:rsidRPr="00DD4640">
        <w:br/>
        <w:t>1. Fakt: wichtigste Abweichung in einer Zahl</w:t>
      </w:r>
      <w:r w:rsidRPr="00DD4640">
        <w:br/>
        <w:t>2. Ursache: ein Satz</w:t>
      </w:r>
      <w:r w:rsidRPr="00DD4640">
        <w:br/>
        <w:t>3. Auswirkung auf Jahresziel</w:t>
      </w:r>
      <w:r w:rsidRPr="00DD4640">
        <w:br/>
        <w:t>4. Maßnahme: wer macht was bis wann</w:t>
      </w:r>
      <w:r w:rsidRPr="00DD4640">
        <w:br/>
        <w:t>5. offener Entscheidungspunkt, falls nötig</w:t>
      </w:r>
      <w:r w:rsidRPr="00DD4640">
        <w:br/>
      </w:r>
      <w:r w:rsidRPr="00DD4640">
        <w:br/>
        <w:t>Ton: sachlich, lösungsorientiert, keine Ausreden, keine Schuldzuweisungen.</w:t>
      </w:r>
    </w:p>
    <w:p w14:paraId="00220715" w14:textId="05C7B0EB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D335FB0" w14:textId="77777777" w:rsidR="002A24D9" w:rsidRPr="00DD4640" w:rsidRDefault="002A24D9" w:rsidP="00DD4640">
      <w:pPr>
        <w:pStyle w:val="xflie"/>
      </w:pPr>
    </w:p>
    <w:p w14:paraId="2B5EDE32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3476642E" w14:textId="457B6F05" w:rsidR="00027793" w:rsidRPr="00333DEB" w:rsidRDefault="00027793" w:rsidP="002A24D9">
      <w:pPr>
        <w:pStyle w:val="berschrift2"/>
        <w:numPr>
          <w:ilvl w:val="2"/>
          <w:numId w:val="221"/>
        </w:numPr>
      </w:pPr>
      <w:proofErr w:type="spellStart"/>
      <w:r w:rsidRPr="00333DEB">
        <w:t>Make</w:t>
      </w:r>
      <w:proofErr w:type="spellEnd"/>
      <w:r w:rsidRPr="00333DEB">
        <w:t>-</w:t>
      </w:r>
      <w:proofErr w:type="spellStart"/>
      <w:r w:rsidRPr="00333DEB">
        <w:t>or</w:t>
      </w:r>
      <w:proofErr w:type="spellEnd"/>
      <w:r w:rsidRPr="00333DEB">
        <w:t>-Buy-Entscheidung</w:t>
      </w:r>
    </w:p>
    <w:p w14:paraId="3CEE115A" w14:textId="77777777" w:rsidR="00027793" w:rsidRPr="00DD4640" w:rsidRDefault="00027793" w:rsidP="00DD4640">
      <w:pPr>
        <w:pStyle w:val="xflie"/>
      </w:pPr>
      <w:r w:rsidRPr="00DD4640">
        <w:t>Wir überlegen, ob wir [Bauteil/Dienstleistung] selbst herstellen oder einkaufen.</w:t>
      </w:r>
      <w:r w:rsidRPr="00DD4640">
        <w:br/>
      </w:r>
      <w:r w:rsidRPr="00DD4640">
        <w:br/>
        <w:t>Daten:</w:t>
      </w:r>
      <w:r w:rsidRPr="00DD4640">
        <w:br/>
      </w:r>
      <w:proofErr w:type="spellStart"/>
      <w:r w:rsidRPr="00DD4640">
        <w:t>Make</w:t>
      </w:r>
      <w:proofErr w:type="spellEnd"/>
      <w:r w:rsidRPr="00DD4640">
        <w:t>:</w:t>
      </w:r>
      <w:r w:rsidRPr="00DD4640">
        <w:br/>
        <w:t>- variable Stückkosten: [Betrag]</w:t>
      </w:r>
      <w:r w:rsidRPr="00DD4640">
        <w:br/>
        <w:t>- zusätzliche Fixkosten pro Jahr: [Betrag]</w:t>
      </w:r>
      <w:r w:rsidRPr="00DD4640">
        <w:br/>
        <w:t>- Investition: [Betrag]</w:t>
      </w:r>
      <w:r w:rsidRPr="00DD4640">
        <w:br/>
      </w:r>
      <w:r w:rsidRPr="00DD4640">
        <w:br/>
        <w:t>Buy:</w:t>
      </w:r>
      <w:r w:rsidRPr="00DD4640">
        <w:br/>
        <w:t>- Einkaufspreis pro Stück: [Betrag]</w:t>
      </w:r>
      <w:r w:rsidRPr="00DD4640">
        <w:br/>
        <w:t>- erwartete Jahresmenge: [Stück]</w:t>
      </w:r>
      <w:r w:rsidRPr="00DD4640">
        <w:br/>
        <w:t>- Mengenschwankung: +/- [%]</w:t>
      </w:r>
      <w:r w:rsidRPr="00DD4640">
        <w:br/>
      </w:r>
      <w:r w:rsidRPr="00DD4640">
        <w:br/>
        <w:t>Berechne:</w:t>
      </w:r>
      <w:r w:rsidRPr="00DD4640">
        <w:br/>
        <w:t>- kritische Menge/Break-even</w:t>
      </w:r>
      <w:r w:rsidRPr="00DD4640">
        <w:br/>
        <w:t>- Kostenvergleich bei Basis-, Niedrig- und Hochszenario</w:t>
      </w:r>
      <w:r w:rsidRPr="00DD4640">
        <w:br/>
        <w:t>- Sensitivität bei +/- 20 % Menge</w:t>
      </w:r>
      <w:r w:rsidRPr="00DD4640">
        <w:br/>
      </w:r>
      <w:r w:rsidRPr="00DD4640">
        <w:br/>
        <w:t>Bewerte zusätzlich:</w:t>
      </w:r>
      <w:r w:rsidRPr="00DD4640">
        <w:br/>
        <w:t>- Qualitätskontrolle</w:t>
      </w:r>
      <w:r w:rsidRPr="00DD4640">
        <w:br/>
        <w:t>- Liefertreue</w:t>
      </w:r>
      <w:r w:rsidRPr="00DD4640">
        <w:br/>
        <w:t>- Kernkompetenz</w:t>
      </w:r>
      <w:r w:rsidRPr="00DD4640">
        <w:br/>
        <w:t>- Flexibilität</w:t>
      </w:r>
      <w:r w:rsidRPr="00DD4640">
        <w:br/>
      </w:r>
      <w:r w:rsidRPr="00DD4640">
        <w:br/>
        <w:t>Gib eine Empfehlung für die nächsten 12 Monate.</w:t>
      </w:r>
    </w:p>
    <w:p w14:paraId="141C8D5A" w14:textId="58DACF28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42B26400" w14:textId="77777777" w:rsidR="00F4569D" w:rsidRDefault="00F4569D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26677F80" w14:textId="2670712C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KPI-Dashboard für Steuerungsrunde</w:t>
      </w:r>
    </w:p>
    <w:p w14:paraId="6B93281D" w14:textId="77777777" w:rsidR="00027793" w:rsidRPr="00DD4640" w:rsidRDefault="00027793" w:rsidP="00DD4640">
      <w:pPr>
        <w:pStyle w:val="xflie"/>
      </w:pPr>
      <w:r w:rsidRPr="00DD4640">
        <w:t>Ich leite eine wöchentliche 15-minütige Steuerungsrunde mit [Rollen].</w:t>
      </w:r>
      <w:r w:rsidRPr="00DD4640">
        <w:br/>
      </w:r>
      <w:r w:rsidRPr="00DD4640">
        <w:br/>
        <w:t>Schlage genau 5 KPIs vor, die:</w:t>
      </w:r>
      <w:r w:rsidRPr="00DD4640">
        <w:br/>
        <w:t>- operative Gesundheit abdecken</w:t>
      </w:r>
      <w:r w:rsidRPr="00DD4640">
        <w:br/>
        <w:t>- wöchentlich verfügbar sind</w:t>
      </w:r>
      <w:r w:rsidRPr="00DD4640">
        <w:br/>
        <w:t>- in maximal 5 Minuten erklärt werden können</w:t>
      </w:r>
      <w:r w:rsidRPr="00DD4640">
        <w:br/>
        <w:t>- ohne aufwendige Berechnung nutzbar sind</w:t>
      </w:r>
      <w:r w:rsidRPr="00DD4640">
        <w:br/>
      </w:r>
      <w:r w:rsidRPr="00DD4640">
        <w:br/>
        <w:t>Für jede KPI:</w:t>
      </w:r>
      <w:r w:rsidRPr="00DD4640">
        <w:br/>
        <w:t>- Name</w:t>
      </w:r>
      <w:r w:rsidRPr="00DD4640">
        <w:br/>
        <w:t>- Zweck</w:t>
      </w:r>
      <w:r w:rsidRPr="00DD4640">
        <w:br/>
        <w:t>- Datenquelle</w:t>
      </w:r>
      <w:r w:rsidRPr="00DD4640">
        <w:br/>
        <w:t>- Ampellogik grün/gelb/rot</w:t>
      </w:r>
      <w:r w:rsidRPr="00DD4640">
        <w:br/>
        <w:t xml:space="preserve">- typische Gegenmaßnahme bei </w:t>
      </w:r>
      <w:proofErr w:type="spellStart"/>
      <w:r w:rsidRPr="00DD4640">
        <w:t>rot</w:t>
      </w:r>
      <w:proofErr w:type="spellEnd"/>
      <w:r w:rsidRPr="00DD4640">
        <w:br/>
        <w:t>- Frage, die ich im Meeting stellen sollte</w:t>
      </w:r>
      <w:r w:rsidRPr="00DD4640">
        <w:br/>
      </w:r>
      <w:r w:rsidRPr="00DD4640">
        <w:br/>
        <w:t>Ausgabe als Tabelle.</w:t>
      </w:r>
    </w:p>
    <w:p w14:paraId="0776DFD8" w14:textId="5D4A1CAD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0D122EDC" w14:textId="50B3249F" w:rsidR="00A82272" w:rsidRDefault="00A82272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hAnsi="Code Pro"/>
          <w:b/>
          <w:bCs/>
          <w:sz w:val="28"/>
          <w:szCs w:val="28"/>
        </w:rPr>
      </w:pPr>
    </w:p>
    <w:p w14:paraId="2E568FE2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67605F5" w14:textId="717EF3A9" w:rsidR="00027793" w:rsidRPr="00280CF9" w:rsidRDefault="00027793" w:rsidP="007003DB">
      <w:pPr>
        <w:pStyle w:val="berschrift2"/>
      </w:pPr>
      <w:r w:rsidRPr="00280CF9">
        <w:t>Kategorie 3: Termine &amp; E-Mail-Kommunikation</w:t>
      </w:r>
    </w:p>
    <w:p w14:paraId="28CF7374" w14:textId="2BC1F74E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>T</w:t>
      </w:r>
      <w:r w:rsidR="00027793" w:rsidRPr="00333DEB">
        <w:t>erminanfrage an externen Partner</w:t>
      </w:r>
    </w:p>
    <w:p w14:paraId="398CEEE6" w14:textId="77777777" w:rsidR="00027793" w:rsidRPr="00DD4640" w:rsidRDefault="00027793" w:rsidP="00DD4640">
      <w:pPr>
        <w:pStyle w:val="xflie"/>
      </w:pPr>
      <w:r w:rsidRPr="00DD4640">
        <w:t>Schreibe eine knappe professionelle E-Mail an [Name/Firma].</w:t>
      </w:r>
      <w:r w:rsidRPr="00DD4640">
        <w:br/>
      </w:r>
      <w:r w:rsidRPr="00DD4640">
        <w:br/>
        <w:t>Ziel:</w:t>
      </w:r>
      <w:r w:rsidRPr="00DD4640">
        <w:br/>
        <w:t>Terminvereinbarung zum Thema [Thema].</w:t>
      </w:r>
      <w:r w:rsidRPr="00DD4640">
        <w:br/>
      </w:r>
      <w:r w:rsidRPr="00DD4640">
        <w:br/>
        <w:t>Vorgaben:</w:t>
      </w:r>
      <w:r w:rsidRPr="00DD4640">
        <w:br/>
        <w:t>- drei konkrete Zeitfenster in der kommenden Woche</w:t>
      </w:r>
      <w:r w:rsidRPr="00DD4640">
        <w:br/>
        <w:t>- jeweils 30 Minuten</w:t>
      </w:r>
      <w:r w:rsidRPr="00DD4640">
        <w:br/>
        <w:t>- kurze Begründung der Dringlichkeit: [Grund]</w:t>
      </w:r>
      <w:r w:rsidRPr="00DD4640">
        <w:br/>
        <w:t>- erwähne, dass ich als [Geschäftsführer/Abteilungsleiter/Rolle] persönlich teilnehme</w:t>
      </w:r>
      <w:r w:rsidRPr="00DD4640">
        <w:br/>
        <w:t>- keine Floskeln wie „ich hoffe, es geht Ihnen gut“</w:t>
      </w:r>
      <w:r w:rsidRPr="00DD4640">
        <w:br/>
      </w:r>
      <w:r w:rsidRPr="00DD4640">
        <w:br/>
        <w:t>Ton: höflich, direkt, ergebnisorientiert.</w:t>
      </w:r>
      <w:r w:rsidRPr="00DD4640">
        <w:br/>
      </w:r>
      <w:r w:rsidRPr="00DD4640">
        <w:br/>
        <w:t>Betreffzeile bitte mitliefern.</w:t>
      </w:r>
    </w:p>
    <w:p w14:paraId="2984E975" w14:textId="77777777" w:rsidR="002A24D9" w:rsidRPr="00DD4640" w:rsidRDefault="002A24D9" w:rsidP="00DD4640">
      <w:pPr>
        <w:pStyle w:val="xflie"/>
      </w:pPr>
    </w:p>
    <w:p w14:paraId="7240180A" w14:textId="77777777" w:rsidR="002A24D9" w:rsidRPr="00DD4640" w:rsidRDefault="002A24D9" w:rsidP="00DD4640">
      <w:pPr>
        <w:pStyle w:val="xflie"/>
      </w:pPr>
    </w:p>
    <w:p w14:paraId="63C8BDA3" w14:textId="77777777" w:rsidR="008E1EEC" w:rsidRDefault="008E1EEC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4F4D5840" w14:textId="49DAA3BF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Verbindliche Terminzusage mit Rückfragen</w:t>
      </w:r>
    </w:p>
    <w:p w14:paraId="653F6C3C" w14:textId="77777777" w:rsidR="00027793" w:rsidRPr="00DD4640" w:rsidRDefault="00027793" w:rsidP="00DD4640">
      <w:pPr>
        <w:pStyle w:val="xflie"/>
      </w:pPr>
      <w:r w:rsidRPr="00DD4640">
        <w:t>Formuliere eine E-Mail an [Name], mit der ich den Termin am [Datum, Uhrzeit] verbindlich bestätige.</w:t>
      </w:r>
      <w:r w:rsidRPr="00DD4640">
        <w:br/>
      </w:r>
      <w:r w:rsidRPr="00DD4640">
        <w:br/>
        <w:t>Es sind noch zwei Rückfragen offen:</w:t>
      </w:r>
      <w:r w:rsidRPr="00DD4640">
        <w:br/>
        <w:t>1. [Frage 1]</w:t>
      </w:r>
      <w:r w:rsidRPr="00DD4640">
        <w:br/>
        <w:t>2. [Frage 2]</w:t>
      </w:r>
      <w:r w:rsidRPr="00DD4640">
        <w:br/>
      </w:r>
      <w:r w:rsidRPr="00DD4640">
        <w:br/>
        <w:t>Die E-Mail soll:</w:t>
      </w:r>
      <w:r w:rsidRPr="00DD4640">
        <w:br/>
        <w:t>- maximal 5 Sätze haben</w:t>
      </w:r>
      <w:r w:rsidRPr="00DD4640">
        <w:br/>
        <w:t>- klar machen, dass ohne Klärung dieser Punkte keine Entscheidung im Termin möglich ist</w:t>
      </w:r>
      <w:r w:rsidRPr="00DD4640">
        <w:br/>
        <w:t>- am Ende um Meeting-Link oder Kalendereinladung bitten, falls noch nicht vorhanden</w:t>
      </w:r>
      <w:r w:rsidRPr="00DD4640">
        <w:br/>
      </w:r>
      <w:r w:rsidRPr="00DD4640">
        <w:br/>
        <w:t>Betreff bitte mit Datum und Thema.</w:t>
      </w:r>
    </w:p>
    <w:p w14:paraId="4F3FB98F" w14:textId="77777777" w:rsidR="008E1EEC" w:rsidRPr="00DD4640" w:rsidRDefault="008E1EEC" w:rsidP="00DD4640">
      <w:pPr>
        <w:pStyle w:val="xflie"/>
      </w:pPr>
    </w:p>
    <w:p w14:paraId="571136B6" w14:textId="77777777" w:rsidR="008E1EEC" w:rsidRPr="00DD4640" w:rsidRDefault="008E1EEC" w:rsidP="00DD4640">
      <w:pPr>
        <w:pStyle w:val="xflie"/>
      </w:pPr>
    </w:p>
    <w:p w14:paraId="4D282398" w14:textId="7F3B0F4E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17EA6A58" w14:textId="3C882BD5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Absage eines regelmäßigen Meetings</w:t>
      </w:r>
    </w:p>
    <w:p w14:paraId="16FE6992" w14:textId="77777777" w:rsidR="00027793" w:rsidRPr="00DD4640" w:rsidRDefault="00027793" w:rsidP="00DD4640">
      <w:pPr>
        <w:pStyle w:val="xflie"/>
      </w:pPr>
      <w:r w:rsidRPr="00DD4640">
        <w:t>Schreibe eine E-Mail an alle Teilnehmer des wiederkehrenden Termins „[Meetingname]“.</w:t>
      </w:r>
      <w:r w:rsidRPr="00DD4640">
        <w:br/>
      </w:r>
      <w:r w:rsidRPr="00DD4640">
        <w:br/>
        <w:t>Inhalt:</w:t>
      </w:r>
      <w:r w:rsidRPr="00DD4640">
        <w:br/>
        <w:t>- Termin wird für die nächsten [Zeitraum] pausiert</w:t>
      </w:r>
      <w:r w:rsidRPr="00DD4640">
        <w:br/>
        <w:t>- Grund: [Grund]</w:t>
      </w:r>
      <w:r w:rsidRPr="00DD4640">
        <w:br/>
        <w:t>- kritische Entscheidungen werden in dieser Zeit über [Teams/Slack/E-Mail] geklärt</w:t>
      </w:r>
      <w:r w:rsidRPr="00DD4640">
        <w:br/>
        <w:t>- optionaler 15-Minuten-Check-in in drei Wochen</w:t>
      </w:r>
      <w:r w:rsidRPr="00DD4640">
        <w:br/>
        <w:t>- klare Aussage, wann das Format überprüft wird</w:t>
      </w:r>
      <w:r w:rsidRPr="00DD4640">
        <w:br/>
      </w:r>
      <w:r w:rsidRPr="00DD4640">
        <w:br/>
        <w:t>Ton: wertschätzend, knapp, ressourcenschonend.</w:t>
      </w:r>
      <w:r w:rsidRPr="00DD4640">
        <w:br/>
        <w:t>Keine langen Erklärungen.</w:t>
      </w:r>
    </w:p>
    <w:p w14:paraId="0CCA1B1A" w14:textId="2BF160A6" w:rsidR="008E1EEC" w:rsidRPr="00DD4640" w:rsidRDefault="008E1EEC" w:rsidP="00DD4640">
      <w:pPr>
        <w:pStyle w:val="xflie"/>
      </w:pPr>
    </w:p>
    <w:p w14:paraId="65F82CE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4FA61D5E" w14:textId="66159B6A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Terminverschiebung souverän handhaben</w:t>
      </w:r>
    </w:p>
    <w:p w14:paraId="32C181FB" w14:textId="77777777" w:rsidR="00027793" w:rsidRPr="00DD4640" w:rsidRDefault="00027793" w:rsidP="00DD4640">
      <w:pPr>
        <w:pStyle w:val="xflie"/>
      </w:pPr>
      <w:r w:rsidRPr="00DD4640">
        <w:t>Der Empfänger [Name] möchte einen bestehenden Termin am [Datum] verschieben.</w:t>
      </w:r>
      <w:r w:rsidRPr="00DD4640">
        <w:br/>
      </w:r>
      <w:r w:rsidRPr="00DD4640">
        <w:br/>
        <w:t>Formuliere meine Antwort:</w:t>
      </w:r>
      <w:r w:rsidRPr="00DD4640">
        <w:br/>
        <w:t>- Ich akzeptiere die Verschiebung</w:t>
      </w:r>
      <w:r w:rsidRPr="00DD4640">
        <w:br/>
        <w:t>- bitte um neuen Termin innerhalb der nächsten fünf Werktage</w:t>
      </w:r>
      <w:r w:rsidRPr="00DD4640">
        <w:br/>
        <w:t>- Grund: [Entscheidung/Freigabe/Thema]</w:t>
      </w:r>
      <w:r w:rsidRPr="00DD4640">
        <w:br/>
        <w:t>- drei konkrete Alternativen, jeweils 45 Minuten</w:t>
      </w:r>
      <w:r w:rsidRPr="00DD4640">
        <w:br/>
        <w:t>- Bitte um kurze Bestätigung</w:t>
      </w:r>
      <w:r w:rsidRPr="00DD4640">
        <w:br/>
      </w:r>
      <w:r w:rsidRPr="00DD4640">
        <w:br/>
        <w:t>Ton: sachlich, lösungsorientiert, verbindlich.</w:t>
      </w:r>
      <w:r w:rsidRPr="00DD4640">
        <w:br/>
        <w:t>Nicht schreiben: „kein Problem“.</w:t>
      </w:r>
    </w:p>
    <w:p w14:paraId="6D5013A6" w14:textId="12DD267F" w:rsidR="00BD29DE" w:rsidRDefault="00BD29DE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</w:p>
    <w:p w14:paraId="3864E6AF" w14:textId="77777777" w:rsidR="002A24D9" w:rsidRPr="00DD4640" w:rsidRDefault="002A24D9" w:rsidP="00DD4640">
      <w:pPr>
        <w:pStyle w:val="xflie"/>
      </w:pPr>
    </w:p>
    <w:p w14:paraId="6CD3F765" w14:textId="439B0CD9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Einladung zu strategischem Entscheider-Meeting</w:t>
      </w:r>
    </w:p>
    <w:p w14:paraId="1AC6D8E0" w14:textId="77777777" w:rsidR="00027793" w:rsidRPr="00DD4640" w:rsidRDefault="00027793" w:rsidP="00DD4640">
      <w:pPr>
        <w:pStyle w:val="xflie"/>
      </w:pPr>
      <w:r w:rsidRPr="00DD4640">
        <w:t>Verfasse eine interne Einladungs-E-Mail an [Teilnehmerliste] für ein 90-minütiges Meeting am [Datum, Uhrzeit].</w:t>
      </w:r>
      <w:r w:rsidRPr="00DD4640">
        <w:br/>
      </w:r>
      <w:r w:rsidRPr="00DD4640">
        <w:br/>
        <w:t>Titel:</w:t>
      </w:r>
      <w:r w:rsidRPr="00DD4640">
        <w:br/>
        <w:t>Strategisches Review – [Projekt/Quartal/Thema]</w:t>
      </w:r>
      <w:r w:rsidRPr="00DD4640">
        <w:br/>
      </w:r>
      <w:r w:rsidRPr="00DD4640">
        <w:br/>
        <w:t>Tagesordnung:</w:t>
      </w:r>
      <w:r w:rsidRPr="00DD4640">
        <w:br/>
        <w:t>1. Status kritischer KPIs</w:t>
      </w:r>
      <w:r w:rsidRPr="00DD4640">
        <w:br/>
        <w:t>2. Entscheidung über [Budget/Personal/Ressourcen]</w:t>
      </w:r>
      <w:r w:rsidRPr="00DD4640">
        <w:br/>
        <w:t>3. nächste Meilensteine</w:t>
      </w:r>
      <w:r w:rsidRPr="00DD4640">
        <w:br/>
      </w:r>
      <w:r w:rsidRPr="00DD4640">
        <w:br/>
        <w:t>Erwartung:</w:t>
      </w:r>
      <w:r w:rsidRPr="00DD4640">
        <w:br/>
        <w:t>Jeder Teilnehmer bereitet maximal 2 Folien vor.</w:t>
      </w:r>
      <w:r w:rsidRPr="00DD4640">
        <w:br/>
      </w:r>
      <w:r w:rsidRPr="00DD4640">
        <w:br/>
        <w:t>Bitte um Annahme oder Ablehnung bis [Datum].</w:t>
      </w:r>
      <w:r w:rsidRPr="00DD4640">
        <w:br/>
      </w:r>
      <w:r w:rsidRPr="00DD4640">
        <w:br/>
        <w:t>Formuliere die E-Mail so, dass sie als Kalendereinladung verwendet werden kann.</w:t>
      </w:r>
    </w:p>
    <w:p w14:paraId="597AD487" w14:textId="491A9F57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58382000" w14:textId="38DD9FF0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Erinnerung an ausstehende Terminbestätigung</w:t>
      </w:r>
    </w:p>
    <w:p w14:paraId="7C307B7C" w14:textId="77777777" w:rsidR="00027793" w:rsidRPr="00DD4640" w:rsidRDefault="00027793" w:rsidP="00DD4640">
      <w:pPr>
        <w:pStyle w:val="xflie"/>
      </w:pPr>
      <w:r w:rsidRPr="00DD4640">
        <w:t>Schreibe eine freundliche, aber bestimmte Erinnerungs-E-Mail an [Name].</w:t>
      </w:r>
      <w:r w:rsidRPr="00DD4640">
        <w:br/>
      </w:r>
      <w:r w:rsidRPr="00DD4640">
        <w:br/>
        <w:t>Sachlage:</w:t>
      </w:r>
      <w:r w:rsidRPr="00DD4640">
        <w:br/>
        <w:t>Vor zwei Tagen habe ich Terminvorschläge für [Thema] gesendet.</w:t>
      </w:r>
      <w:r w:rsidRPr="00DD4640">
        <w:br/>
        <w:t>Vorschläge: [Zeiten]</w:t>
      </w:r>
      <w:r w:rsidRPr="00DD4640">
        <w:br/>
        <w:t>Bisher keine Rückmeldung.</w:t>
      </w:r>
      <w:r w:rsidRPr="00DD4640">
        <w:br/>
      </w:r>
      <w:r w:rsidRPr="00DD4640">
        <w:br/>
        <w:t>Inhalt:</w:t>
      </w:r>
      <w:r w:rsidRPr="00DD4640">
        <w:br/>
        <w:t>- Bitte um Bestätigung bis morgen 12:00 Uhr</w:t>
      </w:r>
      <w:r w:rsidRPr="00DD4640">
        <w:br/>
        <w:t>- falls keine Rückmeldung kommt, plane ich auf Basis des aktuellen Stands weiter</w:t>
      </w:r>
      <w:r w:rsidRPr="00DD4640">
        <w:br/>
        <w:t>- höflicher Hinweis, dass meine Entscheidungs- und Kalenderzeit begrenzt ist</w:t>
      </w:r>
      <w:r w:rsidRPr="00DD4640">
        <w:br/>
      </w:r>
      <w:r w:rsidRPr="00DD4640">
        <w:br/>
        <w:t>Ton: klar, professionell, nicht unhöflich.</w:t>
      </w:r>
    </w:p>
    <w:p w14:paraId="6AFE3BEE" w14:textId="59E04AFE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59679C5" w14:textId="77777777" w:rsidR="00D95AA8" w:rsidRPr="00DD4640" w:rsidRDefault="00D95AA8" w:rsidP="00DD4640">
      <w:pPr>
        <w:pStyle w:val="xflie"/>
      </w:pPr>
    </w:p>
    <w:p w14:paraId="1B0A2E87" w14:textId="77777777" w:rsidR="002A24D9" w:rsidRPr="00DD4640" w:rsidRDefault="002A24D9" w:rsidP="00DD4640">
      <w:pPr>
        <w:pStyle w:val="xflie"/>
      </w:pPr>
    </w:p>
    <w:p w14:paraId="364E0B47" w14:textId="29EFEBE5" w:rsidR="00027793" w:rsidRPr="00333DEB" w:rsidRDefault="002A24D9" w:rsidP="002A24D9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Terminumfrage per E-Mail</w:t>
      </w:r>
    </w:p>
    <w:p w14:paraId="6B137955" w14:textId="77777777" w:rsidR="00027793" w:rsidRPr="00DD4640" w:rsidRDefault="00027793" w:rsidP="00DD4640">
      <w:pPr>
        <w:pStyle w:val="xflie"/>
      </w:pPr>
      <w:r w:rsidRPr="00DD4640">
        <w:t>Erstelle eine kurze E-Mail an [Teilnehmer], um eine Terminumfrage für ein 60-minütiges Meeting zum Thema [Thema] zu starten.</w:t>
      </w:r>
      <w:r w:rsidRPr="00DD4640">
        <w:br/>
      </w:r>
      <w:r w:rsidRPr="00DD4640">
        <w:br/>
        <w:t>Gib drei mögliche Termine an:</w:t>
      </w:r>
      <w:r w:rsidRPr="00DD4640">
        <w:br/>
        <w:t>1. [Termin 1]</w:t>
      </w:r>
      <w:r w:rsidRPr="00DD4640">
        <w:br/>
        <w:t>2. [Termin 2]</w:t>
      </w:r>
      <w:r w:rsidRPr="00DD4640">
        <w:br/>
        <w:t>3. [Termin 3]</w:t>
      </w:r>
      <w:r w:rsidRPr="00DD4640">
        <w:br/>
      </w:r>
      <w:r w:rsidRPr="00DD4640">
        <w:br/>
        <w:t>Jeder soll mit „geht“ oder „geht nicht“ antworten.</w:t>
      </w:r>
      <w:r w:rsidRPr="00DD4640">
        <w:br/>
      </w:r>
      <w:r w:rsidRPr="00DD4640">
        <w:br/>
        <w:t>Der Termin mit den meisten Zusagen wird fixiert.</w:t>
      </w:r>
      <w:r w:rsidRPr="00DD4640">
        <w:br/>
      </w:r>
      <w:r w:rsidRPr="00DD4640">
        <w:br/>
        <w:t>Bitte um Rückmeldung bis [Datum/Uhrzeit].</w:t>
      </w:r>
      <w:r w:rsidRPr="00DD4640">
        <w:br/>
      </w:r>
      <w:r w:rsidRPr="00DD4640">
        <w:br/>
        <w:t>E-Mail ohne lange Einleitung. Effizient und klar.</w:t>
      </w:r>
    </w:p>
    <w:p w14:paraId="6522AA36" w14:textId="7733B5D4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739C7D7F" w14:textId="77777777" w:rsidR="002A24D9" w:rsidRPr="00DD4640" w:rsidRDefault="002A24D9" w:rsidP="00DD4640">
      <w:pPr>
        <w:pStyle w:val="xflie"/>
      </w:pPr>
    </w:p>
    <w:p w14:paraId="7DE8CF07" w14:textId="6F8232E6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Terminkoordination an Assistenz delegieren</w:t>
      </w:r>
    </w:p>
    <w:p w14:paraId="675B3195" w14:textId="77777777" w:rsidR="00027793" w:rsidRPr="00DD4640" w:rsidRDefault="00027793" w:rsidP="00DD4640">
      <w:pPr>
        <w:pStyle w:val="xflie"/>
      </w:pPr>
      <w:r w:rsidRPr="00DD4640">
        <w:t>Formuliere eine interne E-Mail an [Assistenz/Team].</w:t>
      </w:r>
      <w:r w:rsidRPr="00DD4640">
        <w:br/>
      </w:r>
      <w:r w:rsidRPr="00DD4640">
        <w:br/>
        <w:t>Aufgabe:</w:t>
      </w:r>
      <w:r w:rsidRPr="00DD4640">
        <w:br/>
        <w:t>Koordination eines externen Meetings mit [Partnerfirma].</w:t>
      </w:r>
      <w:r w:rsidRPr="00DD4640">
        <w:br/>
      </w:r>
      <w:r w:rsidRPr="00DD4640">
        <w:br/>
        <w:t>Informationen:</w:t>
      </w:r>
      <w:r w:rsidRPr="00DD4640">
        <w:br/>
        <w:t>- externe Kontaktperson: [Name, E-Mail]</w:t>
      </w:r>
      <w:r w:rsidRPr="00DD4640">
        <w:br/>
        <w:t>- meine verfügbaren Wunschzeiten: [Liste]</w:t>
      </w:r>
      <w:r w:rsidRPr="00DD4640">
        <w:br/>
        <w:t>- Dauer: [Dauer]</w:t>
      </w:r>
      <w:r w:rsidRPr="00DD4640">
        <w:br/>
        <w:t>- bevorzugter Meeting-Link: [Zoom/Teams/Google Meet]</w:t>
      </w:r>
      <w:r w:rsidRPr="00DD4640">
        <w:br/>
        <w:t>- Tagesordnung: [2–3 Punkte]</w:t>
      </w:r>
      <w:r w:rsidRPr="00DD4640">
        <w:br/>
        <w:t>- Rückmeldefrist: [Datum/Uhrzeit]</w:t>
      </w:r>
      <w:r w:rsidRPr="00DD4640">
        <w:br/>
      </w:r>
      <w:r w:rsidRPr="00DD4640">
        <w:br/>
        <w:t>Die Assistenz soll die endgültige Zeit abstimmen und mir einen Kalenderblock eintragen.</w:t>
      </w:r>
      <w:r w:rsidRPr="00DD4640">
        <w:br/>
      </w:r>
      <w:r w:rsidRPr="00DD4640">
        <w:br/>
        <w:t>Kein CC an den externen Partner.</w:t>
      </w:r>
    </w:p>
    <w:p w14:paraId="308A0CA7" w14:textId="15D38D6A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B2CD0B5" w14:textId="77777777" w:rsidR="002A24D9" w:rsidRPr="00DD4640" w:rsidRDefault="002A24D9" w:rsidP="00DD4640">
      <w:pPr>
        <w:pStyle w:val="xflie"/>
      </w:pPr>
    </w:p>
    <w:p w14:paraId="3582268A" w14:textId="77777777" w:rsidR="00D95AA8" w:rsidRPr="00DD4640" w:rsidRDefault="00D95AA8" w:rsidP="00DD4640">
      <w:pPr>
        <w:pStyle w:val="xflie"/>
      </w:pPr>
    </w:p>
    <w:p w14:paraId="3B142F3F" w14:textId="598A7BDB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Ablehnung eines Termins ohne Ersatztermin</w:t>
      </w:r>
    </w:p>
    <w:p w14:paraId="10654FCB" w14:textId="77777777" w:rsidR="00027793" w:rsidRPr="00DD4640" w:rsidRDefault="00027793" w:rsidP="00DD4640">
      <w:pPr>
        <w:pStyle w:val="xflie"/>
      </w:pPr>
      <w:r w:rsidRPr="00DD4640">
        <w:t>Jemand bittet um einen Termin mit mir zum Thema [Thema].</w:t>
      </w:r>
      <w:r w:rsidRPr="00DD4640">
        <w:br/>
      </w:r>
      <w:r w:rsidRPr="00DD4640">
        <w:br/>
        <w:t>Aus Kapazitätsgründen kann ich keinen Termin anbieten.</w:t>
      </w:r>
      <w:r w:rsidRPr="00DD4640">
        <w:br/>
      </w:r>
      <w:r w:rsidRPr="00DD4640">
        <w:br/>
        <w:t>Schreibe eine höfliche, aber klare Absage.</w:t>
      </w:r>
      <w:r w:rsidRPr="00DD4640">
        <w:br/>
      </w:r>
      <w:r w:rsidRPr="00DD4640">
        <w:br/>
        <w:t>Inhalt:</w:t>
      </w:r>
      <w:r w:rsidRPr="00DD4640">
        <w:br/>
        <w:t>- aktuell keine neuen [Projekte/Beratungen/Gespräche] dieser Art</w:t>
      </w:r>
      <w:r w:rsidRPr="00DD4640">
        <w:br/>
        <w:t>- kein Ersatztermin</w:t>
      </w:r>
      <w:r w:rsidRPr="00DD4640">
        <w:br/>
        <w:t>- Angebot: eine maximal einseitige Zusammenfassung per E-Mail schicken</w:t>
      </w:r>
      <w:r w:rsidRPr="00DD4640">
        <w:br/>
        <w:t>- ich gebe innerhalb von [Zeitraum] eine schriftliche Rückmeldung, falls das Thema relevant ist</w:t>
      </w:r>
      <w:r w:rsidRPr="00DD4640">
        <w:br/>
      </w:r>
      <w:r w:rsidRPr="00DD4640">
        <w:br/>
        <w:t>Ton: respektvoll, eindeutig, ohne Verhandlungsspielraum.</w:t>
      </w:r>
    </w:p>
    <w:p w14:paraId="19B2D24D" w14:textId="6FE4D7AC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7C3A863F" w14:textId="305593D0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Jahresgespräch Terminfindung und Agenda</w:t>
      </w:r>
    </w:p>
    <w:p w14:paraId="6C3D1A84" w14:textId="77777777" w:rsidR="00027793" w:rsidRPr="00DD4640" w:rsidRDefault="00027793" w:rsidP="00DD4640">
      <w:pPr>
        <w:pStyle w:val="xflie"/>
      </w:pPr>
      <w:r w:rsidRPr="00DD4640">
        <w:t>Generiere eine E-Mail an [Mitarbeitername] zur Terminfindung für das Jahresgespräch.</w:t>
      </w:r>
      <w:r w:rsidRPr="00DD4640">
        <w:br/>
      </w:r>
      <w:r w:rsidRPr="00DD4640">
        <w:br/>
        <w:t>Rahmen:</w:t>
      </w:r>
      <w:r w:rsidRPr="00DD4640">
        <w:br/>
        <w:t>- Dauer: 60 Minuten</w:t>
      </w:r>
      <w:r w:rsidRPr="00DD4640">
        <w:br/>
        <w:t>- Zeitraum: nächste zwei Wochen</w:t>
      </w:r>
      <w:r w:rsidRPr="00DD4640">
        <w:br/>
        <w:t>- drei Zeitfenster vorschlagen</w:t>
      </w:r>
      <w:r w:rsidRPr="00DD4640">
        <w:br/>
      </w:r>
      <w:r w:rsidRPr="00DD4640">
        <w:br/>
        <w:t>Agenda:</w:t>
      </w:r>
      <w:r w:rsidRPr="00DD4640">
        <w:br/>
        <w:t>1. Rückblick auf Ziele [Jahr]</w:t>
      </w:r>
      <w:r w:rsidRPr="00DD4640">
        <w:br/>
        <w:t>2. Bewertung von Fachbeitrag und Zusammenarbeit</w:t>
      </w:r>
      <w:r w:rsidRPr="00DD4640">
        <w:br/>
        <w:t>3. Entwicklung und Perspektive</w:t>
      </w:r>
      <w:r w:rsidRPr="00DD4640">
        <w:br/>
        <w:t>4. Ziele für [nächstes Jahr]</w:t>
      </w:r>
      <w:r w:rsidRPr="00DD4640">
        <w:br/>
      </w:r>
      <w:r w:rsidRPr="00DD4640">
        <w:br/>
        <w:t>Bitte den Mitarbeiter um kurze Selbsteinschätzung zu:</w:t>
      </w:r>
      <w:r w:rsidRPr="00DD4640">
        <w:br/>
        <w:t>1. [Frage 1]</w:t>
      </w:r>
      <w:r w:rsidRPr="00DD4640">
        <w:br/>
        <w:t>2. [Frage 2]</w:t>
      </w:r>
      <w:r w:rsidRPr="00DD4640">
        <w:br/>
      </w:r>
      <w:r w:rsidRPr="00DD4640">
        <w:br/>
        <w:t>Ton: wertschätzend, klar, ohne juristische Bewertung.</w:t>
      </w:r>
    </w:p>
    <w:p w14:paraId="7F2F2F10" w14:textId="3932DC38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631E0956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02D756B" w14:textId="5D0D5260" w:rsidR="00027793" w:rsidRPr="00614FCB" w:rsidRDefault="00027793" w:rsidP="007003DB">
      <w:pPr>
        <w:pStyle w:val="berschrift2"/>
      </w:pPr>
      <w:r w:rsidRPr="00614FCB">
        <w:t>Kategorie 4: Projektmanagement, Eskalation &amp; Marketingsteuerung</w:t>
      </w:r>
    </w:p>
    <w:p w14:paraId="7AFE6667" w14:textId="71CBA421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Eskalations-E-Mail bei Meilenstein-Verzögerung</w:t>
      </w:r>
    </w:p>
    <w:p w14:paraId="0CAB8A23" w14:textId="77777777" w:rsidR="00027793" w:rsidRPr="00DD4640" w:rsidRDefault="00027793" w:rsidP="00DD4640">
      <w:pPr>
        <w:pStyle w:val="xflie"/>
      </w:pPr>
      <w:r w:rsidRPr="00DD4640">
        <w:t>Schreibe eine sachliche Eskalations-E-Mail an Projektleiter [Name], mit Kopie an [Vorgesetzter/Stakeholder].</w:t>
      </w:r>
      <w:r w:rsidRPr="00DD4640">
        <w:br/>
      </w:r>
      <w:r w:rsidRPr="00DD4640">
        <w:br/>
        <w:t>Sachlage:</w:t>
      </w:r>
      <w:r w:rsidRPr="00DD4640">
        <w:br/>
        <w:t>Der Meilenstein „[Meilenstein]“ im Projekt „[Projektname]“ ist seit 3 Werktagen überfällig. Es wurde kein aktualisierter Termin kommuniziert.</w:t>
      </w:r>
      <w:r w:rsidRPr="00DD4640">
        <w:br/>
      </w:r>
      <w:r w:rsidRPr="00DD4640">
        <w:br/>
        <w:t>Ich erwarte:</w:t>
      </w:r>
      <w:r w:rsidRPr="00DD4640">
        <w:br/>
        <w:t>1. Ursache der Verzögerung in maximal 2 Sätzen</w:t>
      </w:r>
      <w:r w:rsidRPr="00DD4640">
        <w:br/>
        <w:t>2. neuen verbindlichen Fertigstellungstermin bis [Datum]</w:t>
      </w:r>
      <w:r w:rsidRPr="00DD4640">
        <w:br/>
        <w:t>3. Vorschlag für 15-minütigen Status-Termin morgen Vormittag</w:t>
      </w:r>
      <w:r w:rsidRPr="00DD4640">
        <w:br/>
      </w:r>
      <w:r w:rsidRPr="00DD4640">
        <w:br/>
        <w:t>Konsequenz:</w:t>
      </w:r>
      <w:r w:rsidRPr="00DD4640">
        <w:br/>
        <w:t>Ohne belastbare Rückmeldung bis heute 16:00 Uhr entscheide ich auf Basis des aktuellen Informationsstands über Eskalation, Ressourcenfreigabe oder Projektstopp.</w:t>
      </w:r>
      <w:r w:rsidRPr="00DD4640">
        <w:br/>
      </w:r>
      <w:r w:rsidRPr="00DD4640">
        <w:br/>
        <w:t>Ton: sachlich, dringlich, ohne Schuldzuweisung.</w:t>
      </w:r>
    </w:p>
    <w:p w14:paraId="2BDF18FD" w14:textId="6F371833" w:rsidR="00027793" w:rsidRPr="00DD4640" w:rsidRDefault="00027793" w:rsidP="00DD4640">
      <w:pPr>
        <w:pStyle w:val="xflie"/>
      </w:pPr>
    </w:p>
    <w:p w14:paraId="50177563" w14:textId="77777777" w:rsidR="002A24D9" w:rsidRPr="00DD4640" w:rsidRDefault="002A24D9" w:rsidP="00DD4640">
      <w:pPr>
        <w:pStyle w:val="xflie"/>
      </w:pPr>
    </w:p>
    <w:p w14:paraId="7C8667B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28CE6533" w14:textId="125907A1" w:rsidR="00027793" w:rsidRPr="00333DEB" w:rsidRDefault="00027793" w:rsidP="002A24D9">
      <w:pPr>
        <w:pStyle w:val="berschrift2"/>
        <w:numPr>
          <w:ilvl w:val="2"/>
          <w:numId w:val="221"/>
        </w:numPr>
      </w:pPr>
      <w:r w:rsidRPr="00333DEB">
        <w:t>Einladung Projekt-Steuerkreis</w:t>
      </w:r>
    </w:p>
    <w:p w14:paraId="110D0D5A" w14:textId="77777777" w:rsidR="00027793" w:rsidRPr="00DD4640" w:rsidRDefault="00027793" w:rsidP="00DD4640">
      <w:pPr>
        <w:pStyle w:val="xflie"/>
      </w:pPr>
      <w:r w:rsidRPr="00DD4640">
        <w:t>Erstelle eine Einladungs-E-Mail an die Mitglieder des Steuerkreises für das Projekt „[Projektname]“.</w:t>
      </w:r>
      <w:r w:rsidRPr="00DD4640">
        <w:br/>
      </w:r>
      <w:r w:rsidRPr="00DD4640">
        <w:br/>
        <w:t>Rahmen:</w:t>
      </w:r>
      <w:r w:rsidRPr="00DD4640">
        <w:br/>
        <w:t>- maximal 5 Personen</w:t>
      </w:r>
      <w:r w:rsidRPr="00DD4640">
        <w:br/>
        <w:t>- Datum/Uhrzeit: [Termin]</w:t>
      </w:r>
      <w:r w:rsidRPr="00DD4640">
        <w:br/>
        <w:t>- Dauer: 60 Minuten</w:t>
      </w:r>
      <w:r w:rsidRPr="00DD4640">
        <w:br/>
      </w:r>
      <w:r w:rsidRPr="00DD4640">
        <w:br/>
        <w:t>Tagesordnung:</w:t>
      </w:r>
      <w:r w:rsidRPr="00DD4640">
        <w:br/>
        <w:t>- 5 Min: Status der drei kritischen Meilensteine</w:t>
      </w:r>
      <w:r w:rsidRPr="00DD4640">
        <w:br/>
        <w:t>- 20 Min: Entscheidung über Budgetnachforderung [Betrag]</w:t>
      </w:r>
      <w:r w:rsidRPr="00DD4640">
        <w:br/>
        <w:t>- 15 Min: Priorisierung zwischen [Ressource A] und [Ressource B]</w:t>
      </w:r>
      <w:r w:rsidRPr="00DD4640">
        <w:br/>
        <w:t>- 10 Min: Risiken mit hoher Eintrittswahrscheinlichkeit</w:t>
      </w:r>
      <w:r w:rsidRPr="00DD4640">
        <w:br/>
        <w:t>- 10 Min: nächste Entscheidungen</w:t>
      </w:r>
      <w:r w:rsidRPr="00DD4640">
        <w:br/>
      </w:r>
      <w:r w:rsidRPr="00DD4640">
        <w:br/>
        <w:t>Bitte um Annahme oder Benennung eines Stellvertreters.</w:t>
      </w:r>
      <w:r w:rsidRPr="00DD4640">
        <w:br/>
      </w:r>
      <w:r w:rsidRPr="00DD4640">
        <w:br/>
        <w:t>Erwartung:</w:t>
      </w:r>
      <w:r w:rsidRPr="00DD4640">
        <w:br/>
        <w:t>Vorbereitung: Lesen der beigefügten 3 Folien.</w:t>
      </w:r>
      <w:r w:rsidRPr="00DD4640">
        <w:br/>
      </w:r>
      <w:r w:rsidRPr="00DD4640">
        <w:br/>
        <w:t>Ton: verbindlich, professionell, entscheidungsorientiert.</w:t>
      </w:r>
    </w:p>
    <w:p w14:paraId="52714EB8" w14:textId="77777777" w:rsidR="002A24D9" w:rsidRPr="00DD4640" w:rsidRDefault="002A24D9" w:rsidP="00DD4640">
      <w:pPr>
        <w:pStyle w:val="xflie"/>
      </w:pPr>
    </w:p>
    <w:p w14:paraId="4106A2F0" w14:textId="4B892B9C" w:rsidR="00A92312" w:rsidRDefault="00A92312">
      <w:pPr>
        <w:spacing w:after="160" w:line="278" w:lineRule="auto"/>
        <w:rPr>
          <w:rFonts w:cs="Times New Roman"/>
          <w14:numForm w14:val="lining"/>
          <w14:numSpacing w14:val="proportional"/>
        </w:rPr>
      </w:pPr>
      <w:r>
        <w:br w:type="page"/>
      </w:r>
    </w:p>
    <w:p w14:paraId="11695952" w14:textId="462C1EE7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Termin zur Lösung eines Ressourcenkonflikts</w:t>
      </w:r>
    </w:p>
    <w:p w14:paraId="11945C62" w14:textId="77777777" w:rsidR="00027793" w:rsidRPr="00DD4640" w:rsidRDefault="00027793" w:rsidP="00DD4640">
      <w:pPr>
        <w:pStyle w:val="xflie"/>
      </w:pPr>
      <w:r w:rsidRPr="00DD4640">
        <w:t>Zwei Abteilungsleiter, [Name A] und [Name B], beanspruchen dieselbe Ressource [Ressource] für ihre Projekte [Projekt A] und [Projekt B].</w:t>
      </w:r>
      <w:r w:rsidRPr="00DD4640">
        <w:br/>
      </w:r>
      <w:r w:rsidRPr="00DD4640">
        <w:br/>
        <w:t>Schreibe eine Einladung zu einem 30-minütigen Klärungstermin am [Datum/Uhrzeit].</w:t>
      </w:r>
      <w:r w:rsidRPr="00DD4640">
        <w:br/>
      </w:r>
      <w:r w:rsidRPr="00DD4640">
        <w:br/>
        <w:t>Inhalt:</w:t>
      </w:r>
      <w:r w:rsidRPr="00DD4640">
        <w:br/>
        <w:t>- Ich moderiere und entscheide bei Uneinigkeit.</w:t>
      </w:r>
      <w:r w:rsidRPr="00DD4640">
        <w:br/>
        <w:t>- Beide bereiten eine 2-minütige Begründung vor.</w:t>
      </w:r>
      <w:r w:rsidRPr="00DD4640">
        <w:br/>
        <w:t>- Nach dem Termin wird eine verbindliche Priorisierung festgelegt.</w:t>
      </w:r>
      <w:r w:rsidRPr="00DD4640">
        <w:br/>
        <w:t>- Wenn jemand nicht teilnehmen kann, entscheidet die Geschäftsführung auf Basis der vorliegenden Informationen.</w:t>
      </w:r>
      <w:r w:rsidRPr="00DD4640">
        <w:br/>
      </w:r>
      <w:r w:rsidRPr="00DD4640">
        <w:br/>
        <w:t>Ton: neutral, knapp, ergebnisorientiert.</w:t>
      </w:r>
    </w:p>
    <w:p w14:paraId="03A8DAEC" w14:textId="2FA83DC9" w:rsidR="00027793" w:rsidRPr="00DD4640" w:rsidRDefault="00027793" w:rsidP="00DD4640">
      <w:pPr>
        <w:pStyle w:val="xflie"/>
      </w:pPr>
    </w:p>
    <w:p w14:paraId="1C628E83" w14:textId="77777777" w:rsidR="00A92312" w:rsidRPr="00DD4640" w:rsidRDefault="00A92312" w:rsidP="00DD4640">
      <w:pPr>
        <w:pStyle w:val="xflie"/>
      </w:pPr>
    </w:p>
    <w:p w14:paraId="7FE32F80" w14:textId="7D4D411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 xml:space="preserve"> Projektstatus an Auftraggeber</w:t>
      </w:r>
    </w:p>
    <w:p w14:paraId="49A2424D" w14:textId="77777777" w:rsidR="00027793" w:rsidRPr="00DD4640" w:rsidRDefault="00027793" w:rsidP="00DD4640">
      <w:pPr>
        <w:pStyle w:val="xflie"/>
      </w:pPr>
      <w:r w:rsidRPr="00DD4640">
        <w:t>Generiere eine E-Mail für einen wöchentlichen Projektstatus an [Auftraggeber] zum Projekt „[Projektname]“.</w:t>
      </w:r>
      <w:r w:rsidRPr="00DD4640">
        <w:br/>
      </w:r>
      <w:r w:rsidRPr="00DD4640">
        <w:br/>
        <w:t>Struktur als Stichpunkte:</w:t>
      </w:r>
      <w:r w:rsidRPr="00DD4640">
        <w:br/>
        <w:t>- Gesamtampel: Grün/Gelb/Rot mit Begründung in einem Satz</w:t>
      </w:r>
      <w:r w:rsidRPr="00DD4640">
        <w:br/>
        <w:t>- letzte Woche erledigt: zwei wichtigste Ergebnisse</w:t>
      </w:r>
      <w:r w:rsidRPr="00DD4640">
        <w:br/>
        <w:t>- nächste Woche geplant: zwei Meilensteine mit Datum</w:t>
      </w:r>
      <w:r w:rsidRPr="00DD4640">
        <w:br/>
        <w:t>- offene Entscheidung: konkrete Entscheidung bis [Datum]</w:t>
      </w:r>
      <w:r w:rsidRPr="00DD4640">
        <w:br/>
        <w:t>- Auswirkung bei fehlender Entscheidung: Verzögerung von [X] Tagen</w:t>
      </w:r>
      <w:r w:rsidRPr="00DD4640">
        <w:br/>
        <w:t>- nächster Steuerkreis: [Datum]</w:t>
      </w:r>
      <w:r w:rsidRPr="00DD4640">
        <w:br/>
      </w:r>
      <w:r w:rsidRPr="00DD4640">
        <w:br/>
        <w:t>Maximal 120 Wörter.</w:t>
      </w:r>
      <w:r w:rsidRPr="00DD4640">
        <w:br/>
      </w:r>
      <w:r w:rsidRPr="00DD4640">
        <w:br/>
        <w:t>Betreff:</w:t>
      </w:r>
      <w:r w:rsidRPr="00DD4640">
        <w:br/>
        <w:t>Projektstatus [Name] KW [KW] – Entscheidung bis [Datum]</w:t>
      </w:r>
    </w:p>
    <w:p w14:paraId="70D6671A" w14:textId="6457192A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62E8DD17" w14:textId="77777777" w:rsidR="00D95AA8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</w:p>
    <w:p w14:paraId="52660F6A" w14:textId="77777777" w:rsidR="00D95AA8" w:rsidRPr="00DD4640" w:rsidRDefault="00D95AA8" w:rsidP="00DD4640">
      <w:pPr>
        <w:pStyle w:val="xflie"/>
        <w:rPr>
          <w:rFonts w:eastAsiaTheme="majorEastAsia" w:cstheme="majorBidi"/>
          <w:sz w:val="28"/>
          <w:szCs w:val="36"/>
        </w:rPr>
      </w:pPr>
      <w:r w:rsidRPr="00DD4640">
        <w:br w:type="page"/>
      </w:r>
    </w:p>
    <w:p w14:paraId="6C3E3632" w14:textId="1A769605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Abhängigkeitsmeeting zwischen Projekten</w:t>
      </w:r>
    </w:p>
    <w:p w14:paraId="29B20FC8" w14:textId="77777777" w:rsidR="00027793" w:rsidRPr="00DD4640" w:rsidRDefault="00027793" w:rsidP="00DD4640">
      <w:pPr>
        <w:pStyle w:val="xflie"/>
      </w:pPr>
      <w:r w:rsidRPr="00DD4640">
        <w:t>Schreibe eine E-Mail an die Projektleiter von [Projekt A], [Projekt B] und [Projekt C].</w:t>
      </w:r>
      <w:r w:rsidRPr="00DD4640">
        <w:br/>
      </w:r>
      <w:r w:rsidRPr="00DD4640">
        <w:br/>
        <w:t>Thema:</w:t>
      </w:r>
      <w:r w:rsidRPr="00DD4640">
        <w:br/>
        <w:t>Abstimmung kritischer Schnittstellen – Verzögerungsrisiko</w:t>
      </w:r>
      <w:r w:rsidRPr="00DD4640">
        <w:br/>
      </w:r>
      <w:r w:rsidRPr="00DD4640">
        <w:br/>
        <w:t>Ich biete zwei Zeitfenster an:</w:t>
      </w:r>
      <w:r w:rsidRPr="00DD4640">
        <w:br/>
        <w:t>1. [Zeitfenster 1]</w:t>
      </w:r>
      <w:r w:rsidRPr="00DD4640">
        <w:br/>
        <w:t>2. [Zeitfenster 2]</w:t>
      </w:r>
      <w:r w:rsidRPr="00DD4640">
        <w:br/>
      </w:r>
      <w:r w:rsidRPr="00DD4640">
        <w:br/>
        <w:t>Jeder Projektleiter bereitet vor:</w:t>
      </w:r>
      <w:r w:rsidRPr="00DD4640">
        <w:br/>
        <w:t>- benötigte Eingangsdaten: von wem bis wann</w:t>
      </w:r>
      <w:r w:rsidRPr="00DD4640">
        <w:br/>
        <w:t>- lieferbare Ausgangsdaten: an wen bis wann</w:t>
      </w:r>
      <w:r w:rsidRPr="00DD4640">
        <w:br/>
        <w:t>- aktuell kritischster Engpass</w:t>
      </w:r>
      <w:r w:rsidRPr="00DD4640">
        <w:br/>
        <w:t>- Entscheidung, die im Termin benötigt wird</w:t>
      </w:r>
      <w:r w:rsidRPr="00DD4640">
        <w:br/>
      </w:r>
      <w:r w:rsidRPr="00DD4640">
        <w:br/>
        <w:t>Ziel:</w:t>
      </w:r>
      <w:r w:rsidRPr="00DD4640">
        <w:br/>
        <w:t>verbindlicher Abnahme- und Lieferplan über alle Projekte.</w:t>
      </w:r>
      <w:r w:rsidRPr="00DD4640">
        <w:br/>
      </w:r>
      <w:r w:rsidRPr="00DD4640">
        <w:br/>
        <w:t>Bitte um verbindliche Zusage bis [Datum/Uhrzeit].</w:t>
      </w:r>
    </w:p>
    <w:p w14:paraId="2F1429A0" w14:textId="7C6D5598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3A69A9A" w14:textId="77777777" w:rsidR="00A92312" w:rsidRPr="00DD4640" w:rsidRDefault="00A92312" w:rsidP="00DD4640">
      <w:pPr>
        <w:pStyle w:val="xflie"/>
      </w:pPr>
    </w:p>
    <w:p w14:paraId="738AA7CE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338D9AEB" w14:textId="306A27E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Freigabe Marketingkampagne mit Bedingungen</w:t>
      </w:r>
    </w:p>
    <w:p w14:paraId="5A7D0143" w14:textId="77777777" w:rsidR="00027793" w:rsidRPr="00DD4640" w:rsidRDefault="00027793" w:rsidP="00DD4640">
      <w:pPr>
        <w:pStyle w:val="xflie"/>
      </w:pPr>
      <w:r w:rsidRPr="00DD4640">
        <w:t>Der Marketingmanager [Name] bittet um Freigabe der Kampagne „[Kampagnenname]“ mit Budget [Betrag] €.</w:t>
      </w:r>
      <w:r w:rsidRPr="00DD4640">
        <w:br/>
      </w:r>
      <w:r w:rsidRPr="00DD4640">
        <w:br/>
        <w:t>Schreibe meine Antwort als [Rolle].</w:t>
      </w:r>
      <w:r w:rsidRPr="00DD4640">
        <w:br/>
      </w:r>
      <w:r w:rsidRPr="00DD4640">
        <w:br/>
        <w:t>Entscheidung:</w:t>
      </w:r>
      <w:r w:rsidRPr="00DD4640">
        <w:br/>
        <w:t>Grundsätzlich Freigabe unter folgenden Bedingungen:</w:t>
      </w:r>
      <w:r w:rsidRPr="00DD4640">
        <w:br/>
        <w:t>1. erwarteter ROI wird auf mindestens [Zahl]:1 quantifiziert</w:t>
      </w:r>
      <w:r w:rsidRPr="00DD4640">
        <w:br/>
        <w:t>2. Kampagne endet spätestens am [Datum]</w:t>
      </w:r>
      <w:r w:rsidRPr="00DD4640">
        <w:br/>
        <w:t>3. wöchentlicher 15-Minuten-Status jeden Montag um [Uhrzeit]</w:t>
      </w:r>
      <w:r w:rsidRPr="00DD4640">
        <w:br/>
        <w:t>4. Freigabe gilt erst nach schriftlicher Bestätigung der Auflagen</w:t>
      </w:r>
      <w:r w:rsidRPr="00DD4640">
        <w:br/>
      </w:r>
      <w:r w:rsidRPr="00DD4640">
        <w:br/>
        <w:t>Falls Bedingungen nicht erfüllt werden:</w:t>
      </w:r>
      <w:r w:rsidRPr="00DD4640">
        <w:br/>
        <w:t>Bitte um überarbeiteten Vorschlag innerhalb von 2 Wochen.</w:t>
      </w:r>
      <w:r w:rsidRPr="00DD4640">
        <w:br/>
      </w:r>
      <w:r w:rsidRPr="00DD4640">
        <w:br/>
        <w:t>Betreff:</w:t>
      </w:r>
      <w:r w:rsidRPr="00DD4640">
        <w:br/>
        <w:t>Entscheidung zu Kampagne [Name] – Freigabe mit Auflagen</w:t>
      </w:r>
      <w:r w:rsidRPr="00DD4640">
        <w:br/>
      </w:r>
      <w:r w:rsidRPr="00DD4640">
        <w:br/>
        <w:t>Ton: direkt, knapp, professionell.</w:t>
      </w:r>
    </w:p>
    <w:p w14:paraId="08A643A8" w14:textId="37E9F288" w:rsidR="00027793" w:rsidRPr="00DD4640" w:rsidRDefault="00027793" w:rsidP="00DD4640">
      <w:pPr>
        <w:pStyle w:val="xflie"/>
      </w:pPr>
    </w:p>
    <w:p w14:paraId="440CC69F" w14:textId="77777777" w:rsidR="00A92312" w:rsidRPr="00DD4640" w:rsidRDefault="00A92312" w:rsidP="00DD4640">
      <w:pPr>
        <w:pStyle w:val="xflie"/>
      </w:pPr>
    </w:p>
    <w:p w14:paraId="69EA142B" w14:textId="77777777" w:rsidR="00D95AA8" w:rsidRPr="00DD4640" w:rsidRDefault="00D95AA8" w:rsidP="00DD4640">
      <w:pPr>
        <w:pStyle w:val="xflie"/>
        <w:rPr>
          <w:rFonts w:eastAsiaTheme="majorEastAsia" w:cstheme="majorBidi"/>
          <w:sz w:val="28"/>
          <w:szCs w:val="36"/>
        </w:rPr>
      </w:pPr>
      <w:r w:rsidRPr="00DD4640">
        <w:br w:type="page"/>
      </w:r>
    </w:p>
    <w:p w14:paraId="6D7E2F1D" w14:textId="2883F8BC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Marketing-Budget-Review</w:t>
      </w:r>
    </w:p>
    <w:p w14:paraId="1CE25663" w14:textId="77777777" w:rsidR="00027793" w:rsidRPr="00DD4640" w:rsidRDefault="00027793" w:rsidP="00DD4640">
      <w:pPr>
        <w:pStyle w:val="xflie"/>
      </w:pPr>
      <w:r w:rsidRPr="00DD4640">
        <w:t>Erstelle eine interne Termin-E-Mail an das Marketingteam, CC: Controlling.</w:t>
      </w:r>
      <w:r w:rsidRPr="00DD4640">
        <w:br/>
      </w:r>
      <w:r w:rsidRPr="00DD4640">
        <w:br/>
        <w:t>Termin:</w:t>
      </w:r>
      <w:r w:rsidRPr="00DD4640">
        <w:br/>
        <w:t>[Datum/Uhrzeit], Dauer 45 Minuten</w:t>
      </w:r>
      <w:r w:rsidRPr="00DD4640">
        <w:br/>
      </w:r>
      <w:r w:rsidRPr="00DD4640">
        <w:br/>
        <w:t>Tagesordnung:</w:t>
      </w:r>
      <w:r w:rsidRPr="00DD4640">
        <w:br/>
        <w:t>1. Ist vs. Plan der letzten 4 Wochen, Abweichungen über 10 % erklären</w:t>
      </w:r>
      <w:r w:rsidRPr="00DD4640">
        <w:br/>
        <w:t>2. Vorschau nächste 4 Wochen nach Kanal</w:t>
      </w:r>
      <w:r w:rsidRPr="00DD4640">
        <w:br/>
        <w:t>3. Entscheidung: Umschichtung von [Kanal A] nach [Kanal B]</w:t>
      </w:r>
      <w:r w:rsidRPr="00DD4640">
        <w:br/>
        <w:t>4. Entscheidung: Freigabe außerplanmäßige Maßnahme [X]</w:t>
      </w:r>
      <w:r w:rsidRPr="00DD4640">
        <w:br/>
        <w:t>5. nächstes Review</w:t>
      </w:r>
      <w:r w:rsidRPr="00DD4640">
        <w:br/>
      </w:r>
      <w:r w:rsidRPr="00DD4640">
        <w:br/>
        <w:t>Erwartung:</w:t>
      </w:r>
      <w:r w:rsidRPr="00DD4640">
        <w:br/>
        <w:t>Jeder Teilnehmer bringt eine einseitige Kostenübersicht mit.</w:t>
      </w:r>
      <w:r w:rsidRPr="00DD4640">
        <w:br/>
      </w:r>
      <w:r w:rsidRPr="00DD4640">
        <w:br/>
        <w:t>Hinweis:</w:t>
      </w:r>
      <w:r w:rsidRPr="00DD4640">
        <w:br/>
        <w:t>Ohne belastbare Vorlage kann keine Budgetfreigabe erfolgen.</w:t>
      </w:r>
      <w:r w:rsidRPr="00DD4640">
        <w:br/>
      </w:r>
      <w:r w:rsidRPr="00DD4640">
        <w:br/>
        <w:t>Ton: klar, steuernd, nicht aggressiv.</w:t>
      </w:r>
    </w:p>
    <w:p w14:paraId="3218C857" w14:textId="0979934C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2C08CFBA" w14:textId="77777777" w:rsidR="00A92312" w:rsidRPr="00DD4640" w:rsidRDefault="00A92312" w:rsidP="00DD4640">
      <w:pPr>
        <w:pStyle w:val="xflie"/>
      </w:pPr>
    </w:p>
    <w:p w14:paraId="137E7F52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BCA8A2B" w14:textId="376E09E6" w:rsidR="00027793" w:rsidRPr="00614FCB" w:rsidRDefault="00A92312" w:rsidP="00A92312">
      <w:pPr>
        <w:pStyle w:val="berschrift2"/>
        <w:numPr>
          <w:ilvl w:val="2"/>
          <w:numId w:val="221"/>
        </w:numPr>
        <w:rPr>
          <w:i/>
          <w:szCs w:val="32"/>
        </w:rPr>
      </w:pPr>
      <w:r>
        <w:t xml:space="preserve"> </w:t>
      </w:r>
      <w:r w:rsidR="00027793" w:rsidRPr="00333DEB">
        <w:t>E-Mail an Agentur zur Kampagnenoptimierung</w:t>
      </w:r>
    </w:p>
    <w:p w14:paraId="24238849" w14:textId="77777777" w:rsidR="00027793" w:rsidRPr="00DD4640" w:rsidRDefault="00027793" w:rsidP="00DD4640">
      <w:pPr>
        <w:pStyle w:val="xflie"/>
      </w:pPr>
      <w:r w:rsidRPr="00DD4640">
        <w:t>Schreibe eine E-Mail an unsere Agentur [Agenturname].</w:t>
      </w:r>
      <w:r w:rsidRPr="00DD4640">
        <w:br/>
      </w:r>
      <w:r w:rsidRPr="00DD4640">
        <w:br/>
        <w:t>Betreff:</w:t>
      </w:r>
      <w:r w:rsidRPr="00DD4640">
        <w:br/>
        <w:t>Dringender Termin zur Optimierung der Kampagne [Name] – KPI-Abweichung: [z. B. CPA 30 % über Ziel]</w:t>
      </w:r>
      <w:r w:rsidRPr="00DD4640">
        <w:br/>
      </w:r>
      <w:r w:rsidRPr="00DD4640">
        <w:br/>
        <w:t>Ziel:</w:t>
      </w:r>
      <w:r w:rsidRPr="00DD4640">
        <w:br/>
        <w:t>60-Minuten-Termin am [Datum/Uhrzeit], alternativ [Datum/Uhrzeit].</w:t>
      </w:r>
      <w:r w:rsidRPr="00DD4640">
        <w:br/>
      </w:r>
      <w:r w:rsidRPr="00DD4640">
        <w:br/>
        <w:t>Tagesordnung:</w:t>
      </w:r>
      <w:r w:rsidRPr="00DD4640">
        <w:br/>
        <w:t>1. Analyse der drei schwächsten Anzeigengruppen</w:t>
      </w:r>
      <w:r w:rsidRPr="00DD4640">
        <w:br/>
        <w:t>2. Maßnahmenplan zur Senkung des CPA bis [Datum]</w:t>
      </w:r>
      <w:r w:rsidRPr="00DD4640">
        <w:br/>
        <w:t>3. Verantwortlichkeiten: wer setzt was bis wann um?</w:t>
      </w:r>
      <w:r w:rsidRPr="00DD4640">
        <w:br/>
        <w:t>4. Vorschlag für leistungsbezogene Anpassung der Zusammenarbeit</w:t>
      </w:r>
      <w:r w:rsidRPr="00DD4640">
        <w:br/>
      </w:r>
      <w:r w:rsidRPr="00DD4640">
        <w:br/>
        <w:t xml:space="preserve">Bitte bestätige, dass Mediaplaner und Account </w:t>
      </w:r>
      <w:proofErr w:type="spellStart"/>
      <w:r w:rsidRPr="00DD4640">
        <w:t>Director</w:t>
      </w:r>
      <w:proofErr w:type="spellEnd"/>
      <w:r w:rsidRPr="00DD4640">
        <w:t xml:space="preserve"> teilnehmen.</w:t>
      </w:r>
      <w:r w:rsidRPr="00DD4640">
        <w:br/>
      </w:r>
      <w:r w:rsidRPr="00DD4640">
        <w:br/>
        <w:t>Wenn keine belastbare Vorbereitung möglich ist, prüfen wir die weitere Zusammenarbeit auf Basis der aktuellen Performance.</w:t>
      </w:r>
      <w:r w:rsidRPr="00DD4640">
        <w:br/>
      </w:r>
      <w:r w:rsidRPr="00DD4640">
        <w:br/>
        <w:t>Ton: professionell, klar, partnerschaftlich, aber verbindlich.</w:t>
      </w:r>
    </w:p>
    <w:p w14:paraId="02302B52" w14:textId="18146D74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6A9F104" w14:textId="77777777" w:rsidR="00A92312" w:rsidRPr="00DD4640" w:rsidRDefault="00A92312" w:rsidP="00DD4640">
      <w:pPr>
        <w:pStyle w:val="xflie"/>
      </w:pPr>
    </w:p>
    <w:p w14:paraId="1AE4CCD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CFA9141" w14:textId="76E71A31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Ablehnung einer Marketingidee</w:t>
      </w:r>
    </w:p>
    <w:p w14:paraId="2444BB55" w14:textId="5E232EFC" w:rsidR="00027793" w:rsidRPr="00DD4640" w:rsidRDefault="00027793" w:rsidP="00DD4640">
      <w:pPr>
        <w:pStyle w:val="xflie"/>
      </w:pPr>
      <w:r w:rsidRPr="00DD4640">
        <w:t>Der Marketingmitarbeiter [Name] schlägt folgende Initiative vor:</w:t>
      </w:r>
      <w:r w:rsidRPr="00DD4640">
        <w:br/>
        <w:t>[Idee]</w:t>
      </w:r>
      <w:r w:rsidRPr="00DD4640">
        <w:br/>
      </w:r>
      <w:r w:rsidRPr="00DD4640">
        <w:br/>
        <w:t>Ich lehne die Umsetzung aktuell ab.</w:t>
      </w:r>
      <w:r w:rsidRPr="00DD4640">
        <w:br/>
      </w:r>
      <w:r w:rsidRPr="00DD4640">
        <w:br/>
        <w:t>Formuliere eine E-Mail mit:</w:t>
      </w:r>
      <w:r w:rsidRPr="00DD4640">
        <w:br/>
        <w:t>- Wertschätzung für die Idee</w:t>
      </w:r>
      <w:r w:rsidRPr="00DD4640">
        <w:br/>
        <w:t>- klare Begründung der Ablehnung</w:t>
      </w:r>
      <w:r w:rsidRPr="00DD4640">
        <w:br/>
        <w:t>- zwei Alternativen, die stattdessen priorisiert werden sollen</w:t>
      </w:r>
      <w:r w:rsidRPr="00DD4640">
        <w:br/>
        <w:t>- Möglichkeit eines schlankeren Vorschlags in einem Monat, maximal [Budget]</w:t>
      </w:r>
      <w:r w:rsidRPr="00DD4640">
        <w:br/>
        <w:t>- Hinweis: kein Meeting nötig, Entscheidung steht</w:t>
      </w:r>
      <w:r w:rsidRPr="00DD4640">
        <w:br/>
      </w:r>
      <w:r w:rsidRPr="00DD4640">
        <w:br/>
        <w:t>Ton: wertschätzend, aber eindeutig.</w:t>
      </w:r>
      <w:r w:rsidRPr="00DD4640">
        <w:br/>
        <w:t>Kein „vielleicht später“ ohne Bedingung.</w:t>
      </w:r>
    </w:p>
    <w:p w14:paraId="7FCB5F98" w14:textId="77777777" w:rsidR="00EE0535" w:rsidRDefault="00EE0535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7BD3776E" w14:textId="6FA3F3C2" w:rsidR="00027793" w:rsidRPr="00333DEB" w:rsidRDefault="00614FCB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Marketing-Vertrieb-Klärung zu Leads</w:t>
      </w:r>
    </w:p>
    <w:p w14:paraId="7A99C22D" w14:textId="77777777" w:rsidR="00027793" w:rsidRPr="00DD4640" w:rsidRDefault="00027793" w:rsidP="00DD4640">
      <w:pPr>
        <w:pStyle w:val="xflie"/>
      </w:pPr>
      <w:r w:rsidRPr="00DD4640">
        <w:t>Der Vertrieb sagt, Marketing liefert keine qualifizierten Leads. Marketing sagt, Vertrieb reagiert nicht schnell genug.</w:t>
      </w:r>
      <w:r w:rsidRPr="00DD4640">
        <w:br/>
      </w:r>
      <w:r w:rsidRPr="00DD4640">
        <w:br/>
        <w:t>Schreibe eine Einladung an:</w:t>
      </w:r>
      <w:r w:rsidRPr="00DD4640">
        <w:br/>
        <w:t>- Leiter Vertrieb [Name]</w:t>
      </w:r>
      <w:r w:rsidRPr="00DD4640">
        <w:br/>
        <w:t>- Leiter Marketing [Name]</w:t>
      </w:r>
      <w:r w:rsidRPr="00DD4640">
        <w:br/>
      </w:r>
      <w:r w:rsidRPr="00DD4640">
        <w:br/>
        <w:t>Termin:</w:t>
      </w:r>
      <w:r w:rsidRPr="00DD4640">
        <w:br/>
        <w:t>30 Minuten am [Datum/Uhrzeit]</w:t>
      </w:r>
      <w:r w:rsidRPr="00DD4640">
        <w:br/>
      </w:r>
      <w:r w:rsidRPr="00DD4640">
        <w:br/>
        <w:t>Tagesordnung:</w:t>
      </w:r>
      <w:r w:rsidRPr="00DD4640">
        <w:br/>
        <w:t>1. verbindliche Definition von MQL und SQL</w:t>
      </w:r>
      <w:r w:rsidRPr="00DD4640">
        <w:br/>
        <w:t>2. Analyse der letzten 50 Leads mit je 3 Beispielen</w:t>
      </w:r>
      <w:r w:rsidRPr="00DD4640">
        <w:br/>
        <w:t>3. Festlegung maximaler Reaktionszeit für SQL</w:t>
      </w:r>
      <w:r w:rsidRPr="00DD4640">
        <w:br/>
        <w:t>4. Eskalationsregel bei Überschreitung</w:t>
      </w:r>
      <w:r w:rsidRPr="00DD4640">
        <w:br/>
        <w:t>5. Review-Termin in 14 Tagen</w:t>
      </w:r>
      <w:r w:rsidRPr="00DD4640">
        <w:br/>
      </w:r>
      <w:r w:rsidRPr="00DD4640">
        <w:br/>
        <w:t>Hinweis:</w:t>
      </w:r>
      <w:r w:rsidRPr="00DD4640">
        <w:br/>
        <w:t>Bis zur Klärung werden zusätzliche Budgetfreigaben für Leadkampagnen zurückgestellt.</w:t>
      </w:r>
      <w:r w:rsidRPr="00DD4640">
        <w:br/>
      </w:r>
      <w:r w:rsidRPr="00DD4640">
        <w:br/>
        <w:t>Ton: lösungsorientiert, klar, mit Konsequenz.</w:t>
      </w:r>
    </w:p>
    <w:p w14:paraId="77BB2511" w14:textId="62B7C05F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15D87764" w14:textId="77777777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hAnsi="Code Pro"/>
          <w:b/>
          <w:bCs/>
          <w:sz w:val="28"/>
          <w:szCs w:val="28"/>
        </w:rPr>
      </w:pPr>
      <w:r>
        <w:rPr>
          <w:rFonts w:ascii="Code Pro" w:hAnsi="Code Pro"/>
          <w:b/>
          <w:bCs/>
          <w:sz w:val="28"/>
          <w:szCs w:val="28"/>
        </w:rPr>
        <w:br w:type="page"/>
      </w:r>
    </w:p>
    <w:p w14:paraId="5753C915" w14:textId="658EF3A4" w:rsidR="00A82272" w:rsidRPr="00A82272" w:rsidRDefault="00027793" w:rsidP="000772C4">
      <w:pPr>
        <w:pStyle w:val="berschrift2"/>
      </w:pPr>
      <w:r w:rsidRPr="00280CF9">
        <w:t>Kategorie 5: Pflege, PDL &amp; sensible Kommunikation</w:t>
      </w:r>
    </w:p>
    <w:p w14:paraId="42B430C4" w14:textId="22D47B2F" w:rsidR="00614FCB" w:rsidRPr="007A60A3" w:rsidRDefault="00027793" w:rsidP="00D95AA8">
      <w:pPr>
        <w:pStyle w:val="Regelbox"/>
        <w:framePr w:wrap="around" w:x="1749" w:y="10778"/>
      </w:pPr>
      <w:r w:rsidRPr="007A60A3">
        <w:t>Sicherheitshinweis für Kategorie 5</w:t>
      </w:r>
    </w:p>
    <w:p w14:paraId="3E025366" w14:textId="1D875705" w:rsidR="00027793" w:rsidRPr="007A60A3" w:rsidRDefault="00A92312" w:rsidP="00D95AA8">
      <w:pPr>
        <w:pStyle w:val="Regelbox"/>
        <w:framePr w:wrap="around" w:x="1749" w:y="10778"/>
      </w:pPr>
      <w:r w:rsidRPr="007A60A3">
        <w:tab/>
      </w:r>
      <w:r w:rsidRPr="007A60A3">
        <w:tab/>
      </w:r>
      <w:r w:rsidR="00027793" w:rsidRPr="007A60A3">
        <w:t>Bei Pflege- und Gesundheitskommunikation keine echte</w:t>
      </w:r>
      <w:r w:rsidRPr="007A60A3">
        <w:t>n</w:t>
      </w:r>
      <w:r w:rsidR="00027793" w:rsidRPr="007A60A3">
        <w:t xml:space="preserve"> Patientennamen oder sensiblen Gesundheitsdaten in öffentliche KI-Systeme eingeben. Verwende</w:t>
      </w:r>
      <w:r w:rsidRPr="007A60A3">
        <w:tab/>
      </w:r>
      <w:r w:rsidR="00027793" w:rsidRPr="007A60A3">
        <w:t xml:space="preserve"> Platzhalter. Vor Versand immer durch PDL, ärztliche Anordnung, Dokumentation und Datenschutzvorgaben prüfen.</w:t>
      </w:r>
    </w:p>
    <w:p w14:paraId="721E2670" w14:textId="59F88F23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Akute Personalunterbesetzung</w:t>
      </w:r>
    </w:p>
    <w:p w14:paraId="2CEF1853" w14:textId="77777777" w:rsidR="00D95AA8" w:rsidRPr="00DD4640" w:rsidRDefault="00027793" w:rsidP="00DD4640">
      <w:pPr>
        <w:pStyle w:val="xflie"/>
      </w:pPr>
      <w:r w:rsidRPr="00DD4640">
        <w:t>Schreibe eine interne E-Mail an alle Pflegekräfte.</w:t>
      </w:r>
      <w:r w:rsidRPr="00DD4640">
        <w:br/>
      </w:r>
      <w:r w:rsidRPr="00DD4640">
        <w:br/>
        <w:t>Betreff:</w:t>
      </w:r>
      <w:r w:rsidRPr="00DD4640">
        <w:br/>
        <w:t>Dringende Personalunterbesetzung am [Datum]</w:t>
      </w:r>
      <w:r w:rsidRPr="00DD4640">
        <w:br/>
      </w:r>
      <w:r w:rsidRPr="00DD4640">
        <w:br/>
        <w:t>Sachlage:</w:t>
      </w:r>
      <w:r w:rsidRPr="00DD4640">
        <w:br/>
        <w:t>Es fehlen [Anzahl] Kräfte für [Früh-/Spät-/Nachtschicht].</w:t>
      </w:r>
      <w:r w:rsidRPr="00DD4640">
        <w:br/>
        <w:t>Betroffene Bereiche/Touren:</w:t>
      </w:r>
      <w:r w:rsidRPr="00DD4640">
        <w:br/>
        <w:t>[Auflistung]</w:t>
      </w:r>
      <w:r w:rsidRPr="00DD4640">
        <w:br/>
      </w:r>
      <w:r w:rsidRPr="00DD4640">
        <w:br/>
        <w:t>Inhalt:</w:t>
      </w:r>
      <w:r w:rsidRPr="00DD4640">
        <w:br/>
        <w:t>- Bitte um freiwillige Unterstützung</w:t>
      </w:r>
      <w:r w:rsidRPr="00DD4640">
        <w:br/>
        <w:t>- mögliche Regelung: Überstunden, Auszahlung oder Zeitausgleich nach interner Vorgabe</w:t>
      </w:r>
      <w:r w:rsidRPr="00DD4640">
        <w:br/>
        <w:t>- Rückmeldung bis [Uhrzeit]</w:t>
      </w:r>
      <w:r w:rsidRPr="00DD4640">
        <w:br/>
        <w:t>- falls nicht genügend Freiwillige gefunden werden, erfolgt weitere Planung nach Dienstplanregelung und arbeitsrechtlich zulässigem Rahmen</w:t>
      </w:r>
      <w:r w:rsidRPr="00DD4640">
        <w:br/>
        <w:t>- Hinweis auf Versorgungssicherheit der Pflegebedürftigen</w:t>
      </w:r>
      <w:r w:rsidRPr="00DD4640">
        <w:br/>
      </w:r>
      <w:r w:rsidRPr="00DD4640">
        <w:br/>
        <w:t>Ton: wertschätzend, klar, ohne Druckformulierung außerhalb der geltenden</w:t>
      </w:r>
    </w:p>
    <w:p w14:paraId="14429369" w14:textId="7791BC3B" w:rsidR="00027793" w:rsidRPr="00DD4640" w:rsidRDefault="00027793" w:rsidP="00DD4640">
      <w:pPr>
        <w:pStyle w:val="xflie"/>
      </w:pPr>
      <w:r w:rsidRPr="00DD4640">
        <w:t>Regeln.</w:t>
      </w:r>
    </w:p>
    <w:p w14:paraId="503938EB" w14:textId="77777777" w:rsidR="00A92312" w:rsidRPr="00DD4640" w:rsidRDefault="00A92312" w:rsidP="00DD4640">
      <w:pPr>
        <w:pStyle w:val="xflie"/>
      </w:pPr>
    </w:p>
    <w:p w14:paraId="0E80770C" w14:textId="77777777" w:rsidR="00A92312" w:rsidRPr="00DD4640" w:rsidRDefault="00A92312" w:rsidP="00DD4640">
      <w:pPr>
        <w:pStyle w:val="xflie"/>
      </w:pPr>
    </w:p>
    <w:p w14:paraId="7D67CB0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91DCEC0" w14:textId="4E250619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Nachricht an Angehörige bei Zustandsverschlechterung</w:t>
      </w:r>
    </w:p>
    <w:p w14:paraId="67919103" w14:textId="77777777" w:rsidR="00027793" w:rsidRPr="00DD4640" w:rsidRDefault="00027793" w:rsidP="00DD4640">
      <w:pPr>
        <w:pStyle w:val="xflie"/>
      </w:pPr>
      <w:r w:rsidRPr="00DD4640">
        <w:t>Verfasse eine sachliche und einfühlsame Nachricht an die Angehörigen von [Patient/Platzhalter].</w:t>
      </w:r>
      <w:r w:rsidRPr="00DD4640">
        <w:br/>
      </w:r>
      <w:r w:rsidRPr="00DD4640">
        <w:br/>
        <w:t>Fakten:</w:t>
      </w:r>
      <w:r w:rsidRPr="00DD4640">
        <w:br/>
        <w:t>[Beobachtungen, z. B. Fieber, Kreislauf, Verwirrtheit]</w:t>
      </w:r>
      <w:r w:rsidRPr="00DD4640">
        <w:br/>
      </w:r>
      <w:r w:rsidRPr="00DD4640">
        <w:br/>
        <w:t>Stand:</w:t>
      </w:r>
      <w:r w:rsidRPr="00DD4640">
        <w:br/>
        <w:t>- Hausarzt/ärztlicher Dienst wurde informiert</w:t>
      </w:r>
      <w:r w:rsidRPr="00DD4640">
        <w:br/>
        <w:t>- weitere Maßnahmen werden vorbereitet</w:t>
      </w:r>
      <w:r w:rsidRPr="00DD4640">
        <w:br/>
        <w:t>- ggf. Krankenhauseinweisung nach ärztlicher Einschätzung</w:t>
      </w:r>
      <w:r w:rsidRPr="00DD4640">
        <w:br/>
      </w:r>
      <w:r w:rsidRPr="00DD4640">
        <w:br/>
        <w:t>Bitte um Rückruf unter [Telefonnummer] bis spätestens [Uhrzeit].</w:t>
      </w:r>
      <w:r w:rsidRPr="00DD4640">
        <w:br/>
      </w:r>
      <w:r w:rsidRPr="00DD4640">
        <w:br/>
        <w:t>Formuliere ohne Panikmache, aber mit klarer Dringlichkeit.</w:t>
      </w:r>
      <w:r w:rsidRPr="00DD4640">
        <w:br/>
      </w:r>
      <w:r w:rsidRPr="00DD4640">
        <w:br/>
        <w:t>Keine Diagnose stellen. Nur beobachtete Fakten und nächste Schritte nennen.</w:t>
      </w:r>
    </w:p>
    <w:p w14:paraId="2160B83C" w14:textId="5E311D8B" w:rsidR="00D95AA8" w:rsidRDefault="00D95AA8" w:rsidP="00D95AA8">
      <w:pPr>
        <w:pStyle w:val="berschrift2"/>
        <w:numPr>
          <w:ilvl w:val="0"/>
          <w:numId w:val="0"/>
        </w:numPr>
        <w:ind w:left="1428"/>
      </w:pPr>
    </w:p>
    <w:p w14:paraId="116B588F" w14:textId="77777777" w:rsidR="00D95AA8" w:rsidRPr="00DD4640" w:rsidRDefault="00D95AA8" w:rsidP="00DD4640">
      <w:pPr>
        <w:pStyle w:val="xflie"/>
        <w:rPr>
          <w:rFonts w:eastAsiaTheme="majorEastAsia" w:cstheme="majorBidi"/>
          <w:sz w:val="28"/>
          <w:szCs w:val="36"/>
        </w:rPr>
      </w:pPr>
      <w:r w:rsidRPr="00DD4640">
        <w:br w:type="page"/>
      </w:r>
    </w:p>
    <w:p w14:paraId="622EBF6A" w14:textId="1688993C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Terminanfrage an Hausarztpraxis</w:t>
      </w:r>
    </w:p>
    <w:p w14:paraId="367229C3" w14:textId="77777777" w:rsidR="00027793" w:rsidRPr="00DD4640" w:rsidRDefault="00027793" w:rsidP="00DD4640">
      <w:pPr>
        <w:pStyle w:val="xflie"/>
      </w:pPr>
      <w:r w:rsidRPr="00DD4640">
        <w:t>Schreibe eine formelle kurze E-Mail an die Praxis von Dr. [Name].</w:t>
      </w:r>
      <w:r w:rsidRPr="00DD4640">
        <w:br/>
      </w:r>
      <w:r w:rsidRPr="00DD4640">
        <w:br/>
        <w:t>Anliegen:</w:t>
      </w:r>
      <w:r w:rsidRPr="00DD4640">
        <w:br/>
        <w:t>Telefontermin für PDL [Name], maximal 10 Minuten.</w:t>
      </w:r>
      <w:r w:rsidRPr="00DD4640">
        <w:br/>
      </w:r>
      <w:r w:rsidRPr="00DD4640">
        <w:br/>
        <w:t>Grund:</w:t>
      </w:r>
      <w:r w:rsidRPr="00DD4640">
        <w:br/>
        <w:t>Aktualisierung des Medikamentenplans für [Patient/Platzhalter] wegen [Beobachtung/Änderung/Unverträglichkeit].</w:t>
      </w:r>
      <w:r w:rsidRPr="00DD4640">
        <w:br/>
      </w:r>
      <w:r w:rsidRPr="00DD4640">
        <w:br/>
        <w:t>Bitte um:</w:t>
      </w:r>
      <w:r w:rsidRPr="00DD4640">
        <w:br/>
        <w:t>- Rückruf unter [Telefonnummer]</w:t>
      </w:r>
      <w:r w:rsidRPr="00DD4640">
        <w:br/>
        <w:t>- oder Terminvorschlag innerhalb der nächsten zwei Werktage</w:t>
      </w:r>
      <w:r w:rsidRPr="00DD4640">
        <w:br/>
      </w:r>
      <w:r w:rsidRPr="00DD4640">
        <w:br/>
        <w:t>Anlagen:</w:t>
      </w:r>
      <w:r w:rsidRPr="00DD4640">
        <w:br/>
        <w:t>- letzter Medikamentenplan</w:t>
      </w:r>
      <w:r w:rsidRPr="00DD4640">
        <w:br/>
        <w:t>- aktuelle Beobachtungen: [Puls, Blutdruck etc.]</w:t>
      </w:r>
      <w:r w:rsidRPr="00DD4640">
        <w:br/>
      </w:r>
      <w:r w:rsidRPr="00DD4640">
        <w:br/>
        <w:t>Die E-Mail soll so formuliert sein, dass die Praxis sie schnell einordnen kann.</w:t>
      </w:r>
      <w:r w:rsidRPr="00DD4640">
        <w:br/>
      </w:r>
      <w:r w:rsidRPr="00DD4640">
        <w:br/>
        <w:t>Datenschutz beachten. Nur notwendige Angaben verwenden.</w:t>
      </w:r>
    </w:p>
    <w:p w14:paraId="54B8F907" w14:textId="260F54BE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E71D242" w14:textId="77777777" w:rsidR="00A92312" w:rsidRPr="00DD4640" w:rsidRDefault="00A92312" w:rsidP="00DD4640">
      <w:pPr>
        <w:pStyle w:val="xflie"/>
      </w:pPr>
    </w:p>
    <w:p w14:paraId="549ABC71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7365D8E" w14:textId="1D475529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Vorbereitung MDK-Termin</w:t>
      </w:r>
    </w:p>
    <w:p w14:paraId="5BAFEC86" w14:textId="77777777" w:rsidR="00027793" w:rsidRPr="00DD4640" w:rsidRDefault="00027793" w:rsidP="00DD4640">
      <w:pPr>
        <w:pStyle w:val="xflie"/>
      </w:pPr>
      <w:r w:rsidRPr="00DD4640">
        <w:t>Generiere eine interne Checklisten-E-Mail für Pflegekräfte und Dokumentationsbeauftragte.</w:t>
      </w:r>
      <w:r w:rsidRPr="00DD4640">
        <w:br/>
      </w:r>
      <w:r w:rsidRPr="00DD4640">
        <w:br/>
        <w:t>Anlass:</w:t>
      </w:r>
      <w:r w:rsidRPr="00DD4640">
        <w:br/>
        <w:t>MDK-Termin am [Datum]</w:t>
      </w:r>
      <w:r w:rsidRPr="00DD4640">
        <w:br/>
      </w:r>
      <w:r w:rsidRPr="00DD4640">
        <w:br/>
        <w:t>Handlungsaufforderungen:</w:t>
      </w:r>
      <w:r w:rsidRPr="00DD4640">
        <w:br/>
        <w:t>1. Pflegeberichte der letzten 14 Tage prüfen und vervollständigen</w:t>
      </w:r>
      <w:r w:rsidRPr="00DD4640">
        <w:br/>
        <w:t xml:space="preserve">2. relevante </w:t>
      </w:r>
      <w:proofErr w:type="spellStart"/>
      <w:r w:rsidRPr="00DD4640">
        <w:t>Biografiebögen</w:t>
      </w:r>
      <w:proofErr w:type="spellEnd"/>
      <w:r w:rsidRPr="00DD4640">
        <w:t>/Pflegeinformationen aktualisieren</w:t>
      </w:r>
      <w:r w:rsidRPr="00DD4640">
        <w:br/>
        <w:t>3. Dekubitusprophylaxe-Dokumentation kontrollieren</w:t>
      </w:r>
      <w:r w:rsidRPr="00DD4640">
        <w:br/>
        <w:t>4. zwei Musterfälle werden durch PDL geprüft</w:t>
      </w:r>
      <w:r w:rsidRPr="00DD4640">
        <w:br/>
        <w:t>5. am Prüfungstag: professionelle Außenwirkung, Namensschilder, ruhiger Ablauf</w:t>
      </w:r>
      <w:r w:rsidRPr="00DD4640">
        <w:br/>
      </w:r>
      <w:r w:rsidRPr="00DD4640">
        <w:br/>
        <w:t>Bitte um kurze Bestätigung, dass die Punkte gelesen wurden.</w:t>
      </w:r>
      <w:r w:rsidRPr="00DD4640">
        <w:br/>
      </w:r>
      <w:r w:rsidRPr="00DD4640">
        <w:br/>
        <w:t>Ton: professionell, ruhig, verbindlich.</w:t>
      </w:r>
      <w:r w:rsidRPr="00DD4640">
        <w:br/>
        <w:t>Keine Panik, aber klare Vorbereitungspflicht.</w:t>
      </w:r>
    </w:p>
    <w:p w14:paraId="465D5C63" w14:textId="42445B9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4B0CAA65" w14:textId="228AEAC5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Notfall: Ausfall einer Tour oder Schicht</w:t>
      </w:r>
    </w:p>
    <w:p w14:paraId="3FF1BD68" w14:textId="77777777" w:rsidR="00027793" w:rsidRPr="00DD4640" w:rsidRDefault="00027793" w:rsidP="00DD4640">
      <w:pPr>
        <w:pStyle w:val="xflie"/>
      </w:pPr>
      <w:r w:rsidRPr="00DD4640">
        <w:t>Eine Pflegekraft [Name/Platzhalter] ist heute kurzfristig ausgefallen.</w:t>
      </w:r>
      <w:r w:rsidRPr="00DD4640">
        <w:br/>
      </w:r>
      <w:r w:rsidRPr="00DD4640">
        <w:br/>
        <w:t>Betroffen:</w:t>
      </w:r>
      <w:r w:rsidRPr="00DD4640">
        <w:br/>
        <w:t>Tour [Nummer] mit [Anzahl] Patienten.</w:t>
      </w:r>
      <w:r w:rsidRPr="00DD4640">
        <w:br/>
      </w:r>
      <w:r w:rsidRPr="00DD4640">
        <w:br/>
        <w:t>Schreibe eine dringliche Teams-Nachricht oder E-Mail an Tourenkoordination [Name].</w:t>
      </w:r>
      <w:r w:rsidRPr="00DD4640">
        <w:br/>
      </w:r>
      <w:r w:rsidRPr="00DD4640">
        <w:br/>
        <w:t>Inhalt:</w:t>
      </w:r>
      <w:r w:rsidRPr="00DD4640">
        <w:br/>
        <w:t>- Patienten nach Versorgungsdringlichkeit priorisieren</w:t>
      </w:r>
      <w:r w:rsidRPr="00DD4640">
        <w:br/>
        <w:t>- kritische Versorgung zuerst: z. B. Insulin, Dialyse, PEG, ärztlich angeordnete Leistungen</w:t>
      </w:r>
      <w:r w:rsidRPr="00DD4640">
        <w:br/>
        <w:t>- prüfen, ob Kräfte aus anderen Touren unterstützen können</w:t>
      </w:r>
      <w:r w:rsidRPr="00DD4640">
        <w:br/>
        <w:t>- Angehörige bei nichtkritischer Grundpflege nur im zulässigen Rahmen informieren</w:t>
      </w:r>
      <w:r w:rsidRPr="00DD4640">
        <w:br/>
        <w:t>- Rückmeldung bis [Uhrzeit], welche Versorgung nicht regulär möglich ist</w:t>
      </w:r>
      <w:r w:rsidRPr="00DD4640">
        <w:br/>
        <w:t>- PDL entscheidet danach über weitere Maßnahmen</w:t>
      </w:r>
      <w:r w:rsidRPr="00DD4640">
        <w:br/>
      </w:r>
      <w:r w:rsidRPr="00DD4640">
        <w:br/>
        <w:t>Ton: handlungsorientiert, ruhig, klar.</w:t>
      </w:r>
    </w:p>
    <w:p w14:paraId="37FC1B05" w14:textId="79B4961A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504BA85D" w14:textId="77777777" w:rsidR="00A92312" w:rsidRPr="00DD4640" w:rsidRDefault="00A92312" w:rsidP="00DD4640">
      <w:pPr>
        <w:pStyle w:val="xflie"/>
      </w:pPr>
    </w:p>
    <w:p w14:paraId="12AC3315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DA5594B" w14:textId="1D9FB33F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Pflegegradrevision mit Kostenträger</w:t>
      </w:r>
    </w:p>
    <w:p w14:paraId="09ECF533" w14:textId="3C67594B" w:rsidR="00027793" w:rsidRPr="00DD4640" w:rsidRDefault="00027793" w:rsidP="00DD4640">
      <w:pPr>
        <w:pStyle w:val="xflie"/>
      </w:pPr>
      <w:r w:rsidRPr="00DD4640">
        <w:t>Erstelle eine formelle E-Mail an MDK/Pflegekasse, Sachbearbeiter [Name falls bekannt].</w:t>
      </w:r>
      <w:r w:rsidRPr="00DD4640">
        <w:br/>
      </w:r>
      <w:r w:rsidRPr="00DD4640">
        <w:br/>
        <w:t>Anlass:</w:t>
      </w:r>
      <w:r w:rsidRPr="00DD4640">
        <w:br/>
        <w:t>Terminvereinbarung für Pflegegradrevision bei [Patient/Platzhalter].</w:t>
      </w:r>
      <w:r w:rsidRPr="00DD4640">
        <w:br/>
      </w:r>
      <w:r w:rsidRPr="00DD4640">
        <w:br/>
        <w:t>Informationen:</w:t>
      </w:r>
      <w:r w:rsidRPr="00DD4640">
        <w:br/>
        <w:t>- aktueller Pflegegrad: [X]</w:t>
      </w:r>
      <w:r w:rsidRPr="00DD4640">
        <w:br/>
        <w:t>- beantragt: [Y]</w:t>
      </w:r>
      <w:r w:rsidRPr="00DD4640">
        <w:br/>
        <w:t>- Grund: erhebliche Verschlechterung bei [Selbstversorgung/Mobilität/kognitiven Fähigkeiten]</w:t>
      </w:r>
      <w:r w:rsidRPr="00DD4640">
        <w:br/>
      </w:r>
      <w:r w:rsidRPr="00DD4640">
        <w:br/>
        <w:t>Bitte um:</w:t>
      </w:r>
      <w:r w:rsidRPr="00DD4640">
        <w:br/>
        <w:t>- Termin in den nächsten 14 Werktagen</w:t>
      </w:r>
      <w:r w:rsidRPr="00DD4640">
        <w:br/>
        <w:t>- drei mögliche Zeitfenster: [Zeiten]</w:t>
      </w:r>
      <w:r w:rsidRPr="00DD4640">
        <w:br/>
        <w:t>- Bestätigung, welche Unterlagen vorab benötigt werden</w:t>
      </w:r>
      <w:r w:rsidRPr="00DD4640">
        <w:br/>
      </w:r>
      <w:r w:rsidRPr="00DD4640">
        <w:br/>
        <w:t>Ton: sachlich, höflich, formal.</w:t>
      </w:r>
      <w:r w:rsidRPr="00DD4640">
        <w:br/>
      </w:r>
      <w:r w:rsidRPr="00DD4640">
        <w:br/>
        <w:t>Hinweis:</w:t>
      </w:r>
      <w:r w:rsidRPr="00DD4640">
        <w:br/>
        <w:t>Gesetzliche Fristen oder Paragraphen nur nennen, wenn intern geprüft.</w:t>
      </w:r>
    </w:p>
    <w:p w14:paraId="493A1D19" w14:textId="77777777" w:rsidR="00A92312" w:rsidRPr="00DD4640" w:rsidRDefault="00A92312" w:rsidP="00DD4640">
      <w:pPr>
        <w:pStyle w:val="xflie"/>
      </w:pPr>
    </w:p>
    <w:p w14:paraId="13ADB10B" w14:textId="77777777" w:rsidR="00A92312" w:rsidRPr="00DD4640" w:rsidRDefault="00A92312" w:rsidP="00DD4640">
      <w:pPr>
        <w:pStyle w:val="xflie"/>
      </w:pPr>
    </w:p>
    <w:p w14:paraId="6EB66381" w14:textId="77777777" w:rsidR="00A92312" w:rsidRPr="00DD4640" w:rsidRDefault="00A92312" w:rsidP="00DD4640">
      <w:pPr>
        <w:pStyle w:val="xflie"/>
      </w:pPr>
    </w:p>
    <w:p w14:paraId="212CC7A2" w14:textId="77777777" w:rsidR="00D95AA8" w:rsidRPr="00DD4640" w:rsidRDefault="00D95AA8" w:rsidP="00DD4640">
      <w:pPr>
        <w:pStyle w:val="xflie"/>
        <w:rPr>
          <w:rFonts w:eastAsiaTheme="majorEastAsia" w:cstheme="majorBidi"/>
          <w:sz w:val="28"/>
          <w:szCs w:val="36"/>
        </w:rPr>
      </w:pPr>
      <w:r w:rsidRPr="00DD4640">
        <w:br w:type="page"/>
      </w:r>
    </w:p>
    <w:p w14:paraId="62874D50" w14:textId="22C6014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Qualitätsbefragung an Angehörige</w:t>
      </w:r>
    </w:p>
    <w:p w14:paraId="7BADE135" w14:textId="77777777" w:rsidR="00027793" w:rsidRPr="00DD4640" w:rsidRDefault="00027793" w:rsidP="00DD4640">
      <w:pPr>
        <w:pStyle w:val="xflie"/>
      </w:pPr>
      <w:r w:rsidRPr="00DD4640">
        <w:t>Schreibe eine E-Mail an Angehörige unserer [stationären/ambulanten] Pflege.</w:t>
      </w:r>
      <w:r w:rsidRPr="00DD4640">
        <w:br/>
      </w:r>
      <w:r w:rsidRPr="00DD4640">
        <w:br/>
        <w:t>Betreff:</w:t>
      </w:r>
      <w:r w:rsidRPr="00DD4640">
        <w:br/>
        <w:t>Ihre Meinung zählt – Qualitätsbefragung [Jahr]</w:t>
      </w:r>
      <w:r w:rsidRPr="00DD4640">
        <w:br/>
      </w:r>
      <w:r w:rsidRPr="00DD4640">
        <w:br/>
        <w:t>Inhalt:</w:t>
      </w:r>
      <w:r w:rsidRPr="00DD4640">
        <w:br/>
        <w:t>- nächste Woche wird ein Online-Fragebogen versendet</w:t>
      </w:r>
      <w:r w:rsidRPr="00DD4640">
        <w:br/>
        <w:t>- Themen: Pflege, Erreichbarkeit, Essen, Beschäftigung, Kommunikation</w:t>
      </w:r>
      <w:r w:rsidRPr="00DD4640">
        <w:br/>
        <w:t>- Teilnahme freiwillig</w:t>
      </w:r>
      <w:r w:rsidRPr="00DD4640">
        <w:br/>
        <w:t>- Rückmeldungen helfen bei interner Verbesserung</w:t>
      </w:r>
      <w:r w:rsidRPr="00DD4640">
        <w:br/>
        <w:t>- vertrauliche Auswertung ohne Rückschluss auf einzelne Patienten, soweit technisch und organisatorisch sichergestellt</w:t>
      </w:r>
      <w:r w:rsidRPr="00DD4640">
        <w:br/>
        <w:t>- direkte Kritik kann an PDL [Name] unter [Telefon] gesendet werden</w:t>
      </w:r>
      <w:r w:rsidRPr="00DD4640">
        <w:br/>
      </w:r>
      <w:r w:rsidRPr="00DD4640">
        <w:br/>
      </w:r>
      <w:proofErr w:type="spellStart"/>
      <w:r w:rsidRPr="00DD4640">
        <w:t>Maximal</w:t>
      </w:r>
      <w:proofErr w:type="spellEnd"/>
      <w:r w:rsidRPr="00DD4640">
        <w:t xml:space="preserve"> 150 Wörter.</w:t>
      </w:r>
      <w:r w:rsidRPr="00DD4640">
        <w:br/>
        <w:t>Ton: transparent, wertschätzend, sachlich.</w:t>
      </w:r>
    </w:p>
    <w:p w14:paraId="58A5A4B7" w14:textId="63D9639E" w:rsidR="00027793" w:rsidRPr="00DD4640" w:rsidRDefault="00027793" w:rsidP="00DD4640">
      <w:pPr>
        <w:pStyle w:val="xflie"/>
      </w:pPr>
    </w:p>
    <w:p w14:paraId="4DECFF62" w14:textId="77777777" w:rsidR="00A92312" w:rsidRPr="00DD4640" w:rsidRDefault="00A92312" w:rsidP="00DD4640">
      <w:pPr>
        <w:pStyle w:val="xflie"/>
      </w:pPr>
    </w:p>
    <w:p w14:paraId="4A40021D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5ACE110" w14:textId="0A89243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Teambesprechung Gewaltprävention</w:t>
      </w:r>
    </w:p>
    <w:p w14:paraId="344301D3" w14:textId="77777777" w:rsidR="00027793" w:rsidRPr="00DD4640" w:rsidRDefault="00027793" w:rsidP="00DD4640">
      <w:pPr>
        <w:pStyle w:val="xflie"/>
      </w:pPr>
      <w:r w:rsidRPr="00DD4640">
        <w:t>Erstelle eine interne Termin-E-Mail an alle Pflegekräfte.</w:t>
      </w:r>
      <w:r w:rsidRPr="00DD4640">
        <w:br/>
      </w:r>
      <w:r w:rsidRPr="00DD4640">
        <w:br/>
        <w:t>Thema:</w:t>
      </w:r>
      <w:r w:rsidRPr="00DD4640">
        <w:br/>
        <w:t>Deeskalation und Selbstschutz bei herausforderndem Verhalten</w:t>
      </w:r>
      <w:r w:rsidRPr="00DD4640">
        <w:br/>
      </w:r>
      <w:r w:rsidRPr="00DD4640">
        <w:br/>
        <w:t>Termin:</w:t>
      </w:r>
      <w:r w:rsidRPr="00DD4640">
        <w:br/>
        <w:t>[Datum/Uhrzeit], Dauer 90 Minuten</w:t>
      </w:r>
      <w:r w:rsidRPr="00DD4640">
        <w:br/>
      </w:r>
      <w:r w:rsidRPr="00DD4640">
        <w:br/>
        <w:t>Tagesordnung:</w:t>
      </w:r>
      <w:r w:rsidRPr="00DD4640">
        <w:br/>
        <w:t>1. Erfahrungsberichte aus dem Team, auf Wunsch anonym vorab</w:t>
      </w:r>
      <w:r w:rsidRPr="00DD4640">
        <w:br/>
        <w:t>2. Kurztraining: sichere Distanz, Verhalten, Notfallknopf</w:t>
      </w:r>
      <w:r w:rsidRPr="00DD4640">
        <w:br/>
        <w:t>3. Dokumentation von Vorfällen</w:t>
      </w:r>
      <w:r w:rsidRPr="00DD4640">
        <w:br/>
        <w:t>4. nächste Schritte und Auffrischung</w:t>
      </w:r>
      <w:r w:rsidRPr="00DD4640">
        <w:br/>
        <w:t>5. Organisatorisches</w:t>
      </w:r>
      <w:r w:rsidRPr="00DD4640">
        <w:br/>
      </w:r>
      <w:r w:rsidRPr="00DD4640">
        <w:br/>
        <w:t>Anwesenheit:</w:t>
      </w:r>
      <w:r w:rsidRPr="00DD4640">
        <w:br/>
        <w:t>verpflichtend nach interner Regelung; wer verhindert ist, stimmt Ersatztermin mit PDL ab.</w:t>
      </w:r>
      <w:r w:rsidRPr="00DD4640">
        <w:br/>
      </w:r>
      <w:r w:rsidRPr="00DD4640">
        <w:br/>
        <w:t>Ton: ernst, professionell, nicht dramatisierend.</w:t>
      </w:r>
    </w:p>
    <w:p w14:paraId="09A9BB6C" w14:textId="25CF8848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95B0100" w14:textId="77777777" w:rsidR="00A92312" w:rsidRPr="00DD4640" w:rsidRDefault="00A92312" w:rsidP="00DD4640">
      <w:pPr>
        <w:pStyle w:val="xflie"/>
      </w:pPr>
    </w:p>
    <w:p w14:paraId="0B1CFE0F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4F87C173" w14:textId="149DF718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Diätumstellung an Küche oder Hauswirtschaft</w:t>
      </w:r>
    </w:p>
    <w:p w14:paraId="261540DB" w14:textId="77777777" w:rsidR="00027793" w:rsidRPr="00DD4640" w:rsidRDefault="00027793" w:rsidP="00DD4640">
      <w:pPr>
        <w:pStyle w:val="xflie"/>
      </w:pPr>
      <w:r w:rsidRPr="00DD4640">
        <w:t>Generiere eine kurze interne Nachricht an Hauswirtschaft/Küche.</w:t>
      </w:r>
      <w:r w:rsidRPr="00DD4640">
        <w:br/>
      </w:r>
      <w:r w:rsidRPr="00DD4640">
        <w:br/>
        <w:t>Informationen:</w:t>
      </w:r>
      <w:r w:rsidRPr="00DD4640">
        <w:br/>
        <w:t>Patient/Platzhalter: [Name/Zimmer/Tour]</w:t>
      </w:r>
      <w:r w:rsidRPr="00DD4640">
        <w:br/>
        <w:t xml:space="preserve">Neue </w:t>
      </w:r>
      <w:proofErr w:type="spellStart"/>
      <w:r w:rsidRPr="00DD4640">
        <w:t>Diätform</w:t>
      </w:r>
      <w:proofErr w:type="spellEnd"/>
      <w:r w:rsidRPr="00DD4640">
        <w:t>: [</w:t>
      </w:r>
      <w:proofErr w:type="spellStart"/>
      <w:r w:rsidRPr="00DD4640">
        <w:t>Diätform</w:t>
      </w:r>
      <w:proofErr w:type="spellEnd"/>
      <w:r w:rsidRPr="00DD4640">
        <w:t>]</w:t>
      </w:r>
      <w:r w:rsidRPr="00DD4640">
        <w:br/>
        <w:t>Beginn: [Datum]</w:t>
      </w:r>
      <w:r w:rsidRPr="00DD4640">
        <w:br/>
        <w:t>Grundlage: ärztliche Anordnung vom [Datum]</w:t>
      </w:r>
      <w:r w:rsidRPr="00DD4640">
        <w:br/>
        <w:t>Bisherige Verpflegung: wird ab [Datum] ersetzt</w:t>
      </w:r>
      <w:r w:rsidRPr="00DD4640">
        <w:br/>
        <w:t>Zusatzhinweis: [Unverträglichkeit, falls relevant]</w:t>
      </w:r>
      <w:r w:rsidRPr="00DD4640">
        <w:br/>
      </w:r>
      <w:r w:rsidRPr="00DD4640">
        <w:br/>
        <w:t>Bitte um Bestätigung der Umstellung.</w:t>
      </w:r>
      <w:r w:rsidRPr="00DD4640">
        <w:br/>
      </w:r>
      <w:r w:rsidRPr="00DD4640">
        <w:br/>
        <w:t>Bei Unsicherheiten: Rücksprache mit PDL.</w:t>
      </w:r>
      <w:r w:rsidRPr="00DD4640">
        <w:br/>
      </w:r>
      <w:r w:rsidRPr="00DD4640">
        <w:br/>
        <w:t>Ton: sachlich, knapp, ohne Floskeln.</w:t>
      </w:r>
    </w:p>
    <w:p w14:paraId="1865D080" w14:textId="25ABEA81" w:rsidR="00027793" w:rsidRPr="00DD4640" w:rsidRDefault="00027793" w:rsidP="00DD4640">
      <w:pPr>
        <w:pStyle w:val="xflie"/>
      </w:pPr>
    </w:p>
    <w:p w14:paraId="4B2DD958" w14:textId="77777777" w:rsidR="00A92312" w:rsidRPr="00DD4640" w:rsidRDefault="00A92312" w:rsidP="00DD4640">
      <w:pPr>
        <w:pStyle w:val="xflie"/>
      </w:pPr>
    </w:p>
    <w:p w14:paraId="7C0ADDBF" w14:textId="77777777" w:rsidR="00D95AA8" w:rsidRPr="00DD4640" w:rsidRDefault="00D95AA8" w:rsidP="00DD4640">
      <w:pPr>
        <w:pStyle w:val="xflie"/>
      </w:pPr>
    </w:p>
    <w:p w14:paraId="14FC8828" w14:textId="07280372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Entlassungsmanagement Krankenhaus zu Pflegedienst</w:t>
      </w:r>
    </w:p>
    <w:p w14:paraId="687CF078" w14:textId="6F3536E9" w:rsidR="00280CF9" w:rsidRPr="00DD4640" w:rsidRDefault="00027793" w:rsidP="00DD4640">
      <w:pPr>
        <w:pStyle w:val="xflie"/>
      </w:pPr>
      <w:r w:rsidRPr="00DD4640">
        <w:t>Ein Patient wird voraussichtlich am [Datum] aus Krankenhaus [Name] entlassen und soll von unserem Pflegedienst übernommen werden.</w:t>
      </w:r>
      <w:r w:rsidRPr="00DD4640">
        <w:br/>
      </w:r>
      <w:r w:rsidRPr="00DD4640">
        <w:br/>
        <w:t>Schreibe eine E-Mail an Sozialdienst/Entlassungsmanagement.</w:t>
      </w:r>
      <w:r w:rsidRPr="00DD4640">
        <w:br/>
      </w:r>
      <w:r w:rsidRPr="00DD4640">
        <w:br/>
        <w:t>Bitte um:</w:t>
      </w:r>
      <w:r w:rsidRPr="00DD4640">
        <w:br/>
        <w:t>- vollständigen abgestimmten Medikamentenplan</w:t>
      </w:r>
      <w:r w:rsidRPr="00DD4640">
        <w:br/>
        <w:t xml:space="preserve">- vorläufigen </w:t>
      </w:r>
      <w:proofErr w:type="spellStart"/>
      <w:r w:rsidRPr="00DD4640">
        <w:t>Entlassbrief</w:t>
      </w:r>
      <w:proofErr w:type="spellEnd"/>
      <w:r w:rsidRPr="00DD4640">
        <w:br/>
        <w:t>- Information zu Hilfsmitteln</w:t>
      </w:r>
      <w:r w:rsidRPr="00DD4640">
        <w:br/>
        <w:t>- Verordnungen, falls vorhanden</w:t>
      </w:r>
      <w:r w:rsidRPr="00DD4640">
        <w:br/>
        <w:t>- konkreten Ansprechpartner mit Telefon und E-Mail</w:t>
      </w:r>
      <w:r w:rsidRPr="00DD4640">
        <w:br/>
        <w:t>- 15-minütigen Telefontermin in den nächsten zwei Tagen</w:t>
      </w:r>
      <w:r w:rsidRPr="00DD4640">
        <w:br/>
      </w:r>
      <w:r w:rsidRPr="00DD4640">
        <w:br/>
      </w:r>
      <w:proofErr w:type="spellStart"/>
      <w:r w:rsidRPr="00DD4640">
        <w:t>Füge</w:t>
      </w:r>
      <w:proofErr w:type="spellEnd"/>
      <w:r w:rsidRPr="00DD4640">
        <w:t xml:space="preserve"> hinzu:</w:t>
      </w:r>
      <w:r w:rsidRPr="00DD4640">
        <w:br/>
        <w:t>Ein reibungsloser Übergang ist nur mit vollständigen Unterlagen möglich.</w:t>
      </w:r>
      <w:r w:rsidRPr="00DD4640">
        <w:br/>
      </w:r>
      <w:r w:rsidRPr="00DD4640">
        <w:br/>
        <w:t>Ton: freundlich, aber verbindlich.</w:t>
      </w:r>
    </w:p>
    <w:p w14:paraId="71718180" w14:textId="3DE72B82" w:rsidR="00027793" w:rsidRPr="00280CF9" w:rsidRDefault="00027793" w:rsidP="007003DB">
      <w:pPr>
        <w:pStyle w:val="berschrift2"/>
      </w:pPr>
      <w:r w:rsidRPr="00B74BE7">
        <w:rPr>
          <w:bCs/>
          <w:sz w:val="32"/>
          <w:szCs w:val="32"/>
        </w:rPr>
        <w:t>Kategorie</w:t>
      </w:r>
      <w:r w:rsidRPr="00280CF9">
        <w:t xml:space="preserve"> 6: </w:t>
      </w:r>
      <w:proofErr w:type="spellStart"/>
      <w:r w:rsidRPr="00280CF9">
        <w:t>Solopreneur</w:t>
      </w:r>
      <w:proofErr w:type="spellEnd"/>
      <w:r w:rsidRPr="00280CF9">
        <w:t>, Kundenkommunikation &amp; Mahnwesen</w:t>
      </w:r>
    </w:p>
    <w:p w14:paraId="2A81F706" w14:textId="6806ADF6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Terminanfrage an potenziellen Kunden</w:t>
      </w:r>
    </w:p>
    <w:p w14:paraId="56EE6DD5" w14:textId="77777777" w:rsidR="00027793" w:rsidRPr="00DD4640" w:rsidRDefault="00027793" w:rsidP="00DD4640">
      <w:pPr>
        <w:pStyle w:val="xflie"/>
      </w:pPr>
      <w:r w:rsidRPr="00DD4640">
        <w:t>Schreibe eine kurze E-Mail an [Name].</w:t>
      </w:r>
      <w:r w:rsidRPr="00DD4640">
        <w:br/>
      </w:r>
      <w:r w:rsidRPr="00DD4640">
        <w:br/>
        <w:t>Ziel:</w:t>
      </w:r>
      <w:r w:rsidRPr="00DD4640">
        <w:br/>
        <w:t>20-minütiges Kennenlerngespräch zum Thema [Thema].</w:t>
      </w:r>
      <w:r w:rsidRPr="00DD4640">
        <w:br/>
      </w:r>
      <w:r w:rsidRPr="00DD4640">
        <w:br/>
        <w:t>Vorgeschlagener Termin:</w:t>
      </w:r>
      <w:r w:rsidRPr="00DD4640">
        <w:br/>
        <w:t>[Datum/Uhrzeit]</w:t>
      </w:r>
      <w:r w:rsidRPr="00DD4640">
        <w:br/>
      </w:r>
      <w:r w:rsidRPr="00DD4640">
        <w:br/>
        <w:t>Betreff:</w:t>
      </w:r>
      <w:r w:rsidRPr="00DD4640">
        <w:br/>
        <w:t>Kurzgespräch zu [Thema]</w:t>
      </w:r>
      <w:r w:rsidRPr="00DD4640">
        <w:br/>
      </w:r>
      <w:r w:rsidRPr="00DD4640">
        <w:br/>
        <w:t>Inhalt:</w:t>
      </w:r>
      <w:r w:rsidRPr="00DD4640">
        <w:br/>
        <w:t>- ein Satz zum konkreten Problem, das ich löse</w:t>
      </w:r>
      <w:r w:rsidRPr="00DD4640">
        <w:br/>
        <w:t>- direkte Terminfrage</w:t>
      </w:r>
      <w:r w:rsidRPr="00DD4640">
        <w:br/>
        <w:t>- optional Kalenderlink: [Link]</w:t>
      </w:r>
      <w:r w:rsidRPr="00DD4640">
        <w:br/>
      </w:r>
      <w:r w:rsidRPr="00DD4640">
        <w:br/>
        <w:t>Maximal 70 Wörter.</w:t>
      </w:r>
      <w:r w:rsidRPr="00DD4640">
        <w:br/>
        <w:t>Keine Floskeln.</w:t>
      </w:r>
      <w:r w:rsidRPr="00DD4640">
        <w:br/>
        <w:t>Ton: klar, freundlich, niedrigschwellig.</w:t>
      </w:r>
    </w:p>
    <w:p w14:paraId="13F85741" w14:textId="501355F6" w:rsidR="00027793" w:rsidRPr="00DD4640" w:rsidRDefault="00027793" w:rsidP="00DD4640">
      <w:pPr>
        <w:pStyle w:val="xflie"/>
      </w:pPr>
    </w:p>
    <w:p w14:paraId="639FE83D" w14:textId="77777777" w:rsidR="00A92312" w:rsidRPr="00DD4640" w:rsidRDefault="00A92312" w:rsidP="00DD4640">
      <w:pPr>
        <w:pStyle w:val="xflie"/>
      </w:pPr>
    </w:p>
    <w:p w14:paraId="48AEA678" w14:textId="77777777" w:rsidR="00D95AA8" w:rsidRPr="00DD4640" w:rsidRDefault="00D95AA8" w:rsidP="00DD4640">
      <w:pPr>
        <w:pStyle w:val="xflie"/>
      </w:pPr>
    </w:p>
    <w:p w14:paraId="3938080B" w14:textId="60CE7FA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Terminbestätigung</w:t>
      </w:r>
    </w:p>
    <w:p w14:paraId="35996703" w14:textId="77777777" w:rsidR="00027793" w:rsidRPr="00DD4640" w:rsidRDefault="00027793" w:rsidP="00DD4640">
      <w:pPr>
        <w:pStyle w:val="xflie"/>
      </w:pPr>
      <w:r w:rsidRPr="00DD4640">
        <w:t>Formuliere eine Terminbestätigung in maximal 2 Sätzen.</w:t>
      </w:r>
      <w:r w:rsidRPr="00DD4640">
        <w:br/>
      </w:r>
      <w:r w:rsidRPr="00DD4640">
        <w:br/>
        <w:t>Termin:</w:t>
      </w:r>
      <w:r w:rsidRPr="00DD4640">
        <w:br/>
        <w:t>[Datum/Uhrzeit]</w:t>
      </w:r>
      <w:r w:rsidRPr="00DD4640">
        <w:br/>
      </w:r>
      <w:r w:rsidRPr="00DD4640">
        <w:br/>
        <w:t>Inhalt:</w:t>
      </w:r>
      <w:r w:rsidRPr="00DD4640">
        <w:br/>
        <w:t>- Bestätigung des Termins</w:t>
      </w:r>
      <w:r w:rsidRPr="00DD4640">
        <w:br/>
        <w:t>- Bitte um kurze Rückmeldung, falls sich etwas ändert</w:t>
      </w:r>
      <w:r w:rsidRPr="00DD4640">
        <w:br/>
        <w:t>- Meeting-Link: [Link]</w:t>
      </w:r>
      <w:r w:rsidRPr="00DD4640">
        <w:br/>
      </w:r>
      <w:r w:rsidRPr="00DD4640">
        <w:br/>
        <w:t>Ton: effizient, höflich, ohne unnötige Einleitung.</w:t>
      </w:r>
    </w:p>
    <w:p w14:paraId="1693851A" w14:textId="3F5DD133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Absage kostenloses Erstgespräch</w:t>
      </w:r>
    </w:p>
    <w:p w14:paraId="3466008D" w14:textId="77777777" w:rsidR="00027793" w:rsidRPr="00DD4640" w:rsidRDefault="00027793" w:rsidP="00DD4640">
      <w:pPr>
        <w:pStyle w:val="xflie"/>
      </w:pPr>
      <w:r w:rsidRPr="00DD4640">
        <w:t>Ein Interessent möchte ein kostenloses 60-minütiges Beratungsgespräch.</w:t>
      </w:r>
      <w:r w:rsidRPr="00DD4640">
        <w:br/>
      </w:r>
      <w:r w:rsidRPr="00DD4640">
        <w:br/>
        <w:t>Schreibe eine höfliche Absage.</w:t>
      </w:r>
      <w:r w:rsidRPr="00DD4640">
        <w:br/>
      </w:r>
      <w:r w:rsidRPr="00DD4640">
        <w:br/>
        <w:t>Inhalt:</w:t>
      </w:r>
      <w:r w:rsidRPr="00DD4640">
        <w:br/>
        <w:t>- kostenlos möglich sind maximal 15 Minuten zur Ersteinschätzung</w:t>
      </w:r>
      <w:r w:rsidRPr="00DD4640">
        <w:br/>
        <w:t>- für alles Weitere gilt mein Stundensatz [Betrag] €</w:t>
      </w:r>
      <w:r w:rsidRPr="00DD4640">
        <w:br/>
        <w:t>- alternativ: kostenpflichtiges Erstpaket [Name/Preis]</w:t>
      </w:r>
      <w:r w:rsidRPr="00DD4640">
        <w:br/>
        <w:t>- keine Rechtfertigung</w:t>
      </w:r>
      <w:r w:rsidRPr="00DD4640">
        <w:br/>
        <w:t>- kein Verhandlungsspielraum</w:t>
      </w:r>
      <w:r w:rsidRPr="00DD4640">
        <w:br/>
      </w:r>
      <w:r w:rsidRPr="00DD4640">
        <w:br/>
        <w:t>Ton: freundlich, klar, professionell.</w:t>
      </w:r>
    </w:p>
    <w:p w14:paraId="482FED5A" w14:textId="6F25A4F0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EF34F97" w14:textId="77777777" w:rsidR="00A92312" w:rsidRPr="00DD4640" w:rsidRDefault="00A92312" w:rsidP="00DD4640">
      <w:pPr>
        <w:pStyle w:val="xflie"/>
      </w:pPr>
    </w:p>
    <w:p w14:paraId="713F7530" w14:textId="77777777" w:rsidR="00D95AA8" w:rsidRPr="00DD4640" w:rsidRDefault="00D95AA8" w:rsidP="00DD4640">
      <w:pPr>
        <w:pStyle w:val="xflie"/>
      </w:pPr>
    </w:p>
    <w:p w14:paraId="71B15E26" w14:textId="11E5444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Eigene Terminverschiebung</w:t>
      </w:r>
    </w:p>
    <w:p w14:paraId="0DE44DF6" w14:textId="0D1E0D4C" w:rsidR="00027793" w:rsidRPr="00DD4640" w:rsidRDefault="00027793" w:rsidP="00DD4640">
      <w:pPr>
        <w:pStyle w:val="xflie"/>
      </w:pPr>
      <w:r w:rsidRPr="00DD4640">
        <w:t>Ich muss einen bestehenden Termin mit [Name] verschieben.</w:t>
      </w:r>
      <w:r w:rsidRPr="00DD4640">
        <w:br/>
      </w:r>
      <w:r w:rsidRPr="00DD4640">
        <w:br/>
        <w:t>Grund:</w:t>
      </w:r>
      <w:r w:rsidRPr="00DD4640">
        <w:br/>
        <w:t>kurzfristige Prioritätsverschiebung im Kundenprojekt.</w:t>
      </w:r>
      <w:r w:rsidRPr="00DD4640">
        <w:br/>
      </w:r>
      <w:r w:rsidRPr="00DD4640">
        <w:br/>
        <w:t>Schreibe eine kurze E-Mail mit:</w:t>
      </w:r>
      <w:r w:rsidRPr="00DD4640">
        <w:br/>
        <w:t>- knapper Entschuldigung</w:t>
      </w:r>
      <w:r w:rsidRPr="00DD4640">
        <w:br/>
        <w:t>- zwei alternativen Zeitfenstern in den nächsten drei Werktagen</w:t>
      </w:r>
      <w:r w:rsidRPr="00DD4640">
        <w:br/>
        <w:t>- gleicher Dauer: [Dauer]</w:t>
      </w:r>
      <w:r w:rsidRPr="00DD4640">
        <w:br/>
        <w:t>- Bitte um Bestätigung</w:t>
      </w:r>
      <w:r w:rsidRPr="00DD4640">
        <w:br/>
      </w:r>
      <w:r w:rsidRPr="00DD4640">
        <w:br/>
        <w:t>Ton: respektvoll, knapp, professionell.</w:t>
      </w:r>
    </w:p>
    <w:p w14:paraId="7C5A58E9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A8F81FB" w14:textId="2A7F9A97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Follow-</w:t>
      </w:r>
      <w:proofErr w:type="spellStart"/>
      <w:r w:rsidRPr="00333DEB">
        <w:t>up</w:t>
      </w:r>
      <w:proofErr w:type="spellEnd"/>
      <w:r w:rsidRPr="00333DEB">
        <w:t xml:space="preserve"> nach Angebot</w:t>
      </w:r>
    </w:p>
    <w:p w14:paraId="3E7A22B8" w14:textId="77777777" w:rsidR="00027793" w:rsidRPr="00DD4640" w:rsidRDefault="00027793" w:rsidP="00DD4640">
      <w:pPr>
        <w:pStyle w:val="xflie"/>
      </w:pPr>
      <w:r w:rsidRPr="00DD4640">
        <w:t>Vor einer Woche habe ich [Kunde] ein Angebot zu [Thema] gesendet.</w:t>
      </w:r>
      <w:r w:rsidRPr="00DD4640">
        <w:br/>
      </w:r>
      <w:r w:rsidRPr="00DD4640">
        <w:br/>
        <w:t>Bisher keine Antwort.</w:t>
      </w:r>
      <w:r w:rsidRPr="00DD4640">
        <w:br/>
      </w:r>
      <w:r w:rsidRPr="00DD4640">
        <w:br/>
        <w:t>Schreibe eine kurze Follow-up-E-Mail.</w:t>
      </w:r>
      <w:r w:rsidRPr="00DD4640">
        <w:br/>
      </w:r>
      <w:r w:rsidRPr="00DD4640">
        <w:br/>
        <w:t>Inhalt:</w:t>
      </w:r>
      <w:r w:rsidRPr="00DD4640">
        <w:br/>
        <w:t>- Nachfrage, ob Fragen offen sind</w:t>
      </w:r>
      <w:r w:rsidRPr="00DD4640">
        <w:br/>
        <w:t>- Frist: Rückmeldung bis [Datum/Uhrzeit]</w:t>
      </w:r>
      <w:r w:rsidRPr="00DD4640">
        <w:br/>
        <w:t>- falls keine Rückmeldung kommt, gehe ich von Aufschub aus und plane Kapazität anderweitig</w:t>
      </w:r>
      <w:r w:rsidRPr="00DD4640">
        <w:br/>
        <w:t>- Angebot eines 10-Minuten-Telefonats</w:t>
      </w:r>
      <w:r w:rsidRPr="00DD4640">
        <w:br/>
      </w:r>
      <w:r w:rsidRPr="00DD4640">
        <w:br/>
        <w:t>Kein „nur kurz erinnern“.</w:t>
      </w:r>
      <w:r w:rsidRPr="00DD4640">
        <w:br/>
        <w:t>Ton: sachlich, freundlich, mit klarer Konsequenz.</w:t>
      </w:r>
    </w:p>
    <w:p w14:paraId="6E92D0F2" w14:textId="299EDF2F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5441BA6" w14:textId="77777777" w:rsidR="00D95AA8" w:rsidRPr="00DD4640" w:rsidRDefault="00D95AA8" w:rsidP="00DD4640">
      <w:pPr>
        <w:pStyle w:val="xflie"/>
      </w:pPr>
    </w:p>
    <w:p w14:paraId="6A00B020" w14:textId="77777777" w:rsidR="00A92312" w:rsidRPr="00DD4640" w:rsidRDefault="00A92312" w:rsidP="00DD4640">
      <w:pPr>
        <w:pStyle w:val="xflie"/>
      </w:pPr>
    </w:p>
    <w:p w14:paraId="2DD16463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1166C788" w14:textId="70E5754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Terminvereinbarung mit Dienstleister</w:t>
      </w:r>
    </w:p>
    <w:p w14:paraId="2F016A60" w14:textId="77777777" w:rsidR="00027793" w:rsidRPr="00DD4640" w:rsidRDefault="00027793" w:rsidP="00DD4640">
      <w:pPr>
        <w:pStyle w:val="xflie"/>
      </w:pPr>
      <w:r w:rsidRPr="00DD4640">
        <w:t>Verfasse eine kurze E-Mail an [Dienstleister].</w:t>
      </w:r>
      <w:r w:rsidRPr="00DD4640">
        <w:br/>
      </w:r>
      <w:r w:rsidRPr="00DD4640">
        <w:br/>
        <w:t>Anliegen:</w:t>
      </w:r>
      <w:r w:rsidRPr="00DD4640">
        <w:br/>
        <w:t>Termin in den nächsten 14 Tagen zu [Thema].</w:t>
      </w:r>
      <w:r w:rsidRPr="00DD4640">
        <w:br/>
      </w:r>
      <w:r w:rsidRPr="00DD4640">
        <w:br/>
        <w:t>Meine Zeitfenster:</w:t>
      </w:r>
      <w:r w:rsidRPr="00DD4640">
        <w:br/>
        <w:t>[Liste]</w:t>
      </w:r>
      <w:r w:rsidRPr="00DD4640">
        <w:br/>
      </w:r>
      <w:r w:rsidRPr="00DD4640">
        <w:br/>
        <w:t>Dauer:</w:t>
      </w:r>
      <w:r w:rsidRPr="00DD4640">
        <w:br/>
        <w:t>maximal 30 Minuten.</w:t>
      </w:r>
      <w:r w:rsidRPr="00DD4640">
        <w:br/>
      </w:r>
      <w:r w:rsidRPr="00DD4640">
        <w:br/>
        <w:t>Bitte um:</w:t>
      </w:r>
      <w:r w:rsidRPr="00DD4640">
        <w:br/>
        <w:t>- Bestätigung eines Zeitfensters</w:t>
      </w:r>
      <w:r w:rsidRPr="00DD4640">
        <w:br/>
        <w:t>- Hinweis, welche Unterlagen ich vorab senden oder bereithalten soll</w:t>
      </w:r>
      <w:r w:rsidRPr="00DD4640">
        <w:br/>
      </w:r>
      <w:r w:rsidRPr="00DD4640">
        <w:br/>
        <w:t>Betreff:</w:t>
      </w:r>
      <w:r w:rsidRPr="00DD4640">
        <w:br/>
        <w:t>Termin zu [Thema] – bitte Rückmeldung bis [Datum]</w:t>
      </w:r>
      <w:r w:rsidRPr="00DD4640">
        <w:br/>
      </w:r>
      <w:r w:rsidRPr="00DD4640">
        <w:br/>
        <w:t>Ton: klar, sachlich, effizient.</w:t>
      </w:r>
    </w:p>
    <w:p w14:paraId="645AA0AA" w14:textId="4EE4C99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950AB76" w14:textId="77777777" w:rsidR="00D95AA8" w:rsidRPr="00DD4640" w:rsidRDefault="00D95AA8" w:rsidP="00DD4640">
      <w:pPr>
        <w:pStyle w:val="xflie"/>
      </w:pPr>
    </w:p>
    <w:p w14:paraId="0A3755C9" w14:textId="62AED8A2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</w:p>
    <w:p w14:paraId="03D29804" w14:textId="042AE2D4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Abwesenheitsnotiz</w:t>
      </w:r>
    </w:p>
    <w:p w14:paraId="411E8767" w14:textId="77777777" w:rsidR="00027793" w:rsidRPr="00DD4640" w:rsidRDefault="00027793" w:rsidP="00DD4640">
      <w:pPr>
        <w:pStyle w:val="xflie"/>
      </w:pPr>
      <w:r w:rsidRPr="00DD4640">
        <w:t>Schreibe eine kurze Abwesenheitsnotiz für den Zeitraum [Zeitraum].</w:t>
      </w:r>
      <w:r w:rsidRPr="00DD4640">
        <w:br/>
      </w:r>
      <w:r w:rsidRPr="00DD4640">
        <w:br/>
        <w:t>Inhalt:</w:t>
      </w:r>
      <w:r w:rsidRPr="00DD4640">
        <w:br/>
        <w:t>- Ich antworte nicht sofort</w:t>
      </w:r>
      <w:r w:rsidRPr="00DD4640">
        <w:br/>
        <w:t>- E-Mails werden nur [Rhythmus] gelesen</w:t>
      </w:r>
      <w:r w:rsidRPr="00DD4640">
        <w:br/>
        <w:t>- dringende Terminanfragen mit Betreff „DRINGEND – [Thema]“</w:t>
      </w:r>
      <w:r w:rsidRPr="00DD4640">
        <w:br/>
        <w:t>- bei akuten Terminwünschen Kalenderlink verwenden: [Link]</w:t>
      </w:r>
      <w:r w:rsidRPr="00DD4640">
        <w:br/>
        <w:t>- falls vorhanden: Vertretung [Name/Kontakt]</w:t>
      </w:r>
      <w:r w:rsidRPr="00DD4640">
        <w:br/>
      </w:r>
      <w:r w:rsidRPr="00DD4640">
        <w:br/>
        <w:t>Keine Versprechen für Rückruf innerhalb weniger Stunden.</w:t>
      </w:r>
      <w:r w:rsidRPr="00DD4640">
        <w:br/>
      </w:r>
      <w:r w:rsidRPr="00DD4640">
        <w:br/>
        <w:t>Ton: professionell, knapp.</w:t>
      </w:r>
    </w:p>
    <w:p w14:paraId="4B3D4BDD" w14:textId="3A15A20F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57F674A5" w14:textId="77777777" w:rsidR="00A92312" w:rsidRPr="00DD4640" w:rsidRDefault="00A92312" w:rsidP="00DD4640">
      <w:pPr>
        <w:pStyle w:val="xflie"/>
      </w:pPr>
    </w:p>
    <w:p w14:paraId="09944823" w14:textId="04EF3575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Kunde kommt regelmäßig zu spät</w:t>
      </w:r>
    </w:p>
    <w:p w14:paraId="18A01AF1" w14:textId="77777777" w:rsidR="00027793" w:rsidRPr="00DD4640" w:rsidRDefault="00027793" w:rsidP="00DD4640">
      <w:pPr>
        <w:pStyle w:val="xflie"/>
      </w:pPr>
      <w:r w:rsidRPr="00DD4640">
        <w:t>Kunde [Name] kam zu den letzten beiden Terminen jeweils ca. [Dauer] zu spät.</w:t>
      </w:r>
      <w:r w:rsidRPr="00DD4640">
        <w:br/>
      </w:r>
      <w:r w:rsidRPr="00DD4640">
        <w:br/>
        <w:t>Schreibe eine freundliche, aber klare E-Mail.</w:t>
      </w:r>
      <w:r w:rsidRPr="00DD4640">
        <w:br/>
      </w:r>
      <w:r w:rsidRPr="00DD4640">
        <w:br/>
        <w:t>Inhalt:</w:t>
      </w:r>
      <w:r w:rsidRPr="00DD4640">
        <w:br/>
        <w:t>- Hinweis auf wiederholte Verspätung</w:t>
      </w:r>
      <w:r w:rsidRPr="00DD4640">
        <w:br/>
        <w:t>- künftig verkürzt sich der Termin entsprechend bei Verspätung über 10 Minuten</w:t>
      </w:r>
      <w:r w:rsidRPr="00DD4640">
        <w:br/>
        <w:t>- Ausfallhonorar nur erwähnen, wenn vertraglich vereinbart: [Betrag]</w:t>
      </w:r>
      <w:r w:rsidRPr="00DD4640">
        <w:br/>
        <w:t>- Bitte um kurze Bestätigung der Regel</w:t>
      </w:r>
      <w:r w:rsidRPr="00DD4640">
        <w:br/>
      </w:r>
      <w:r w:rsidRPr="00DD4640">
        <w:br/>
        <w:t>Ton: ruhig, respektvoll, eindeutig.</w:t>
      </w:r>
    </w:p>
    <w:p w14:paraId="51365A2E" w14:textId="6AF6DFE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DCBB20B" w14:textId="77777777" w:rsidR="00A92312" w:rsidRPr="00DD4640" w:rsidRDefault="00A92312" w:rsidP="00DD4640">
      <w:pPr>
        <w:pStyle w:val="xflie"/>
      </w:pPr>
    </w:p>
    <w:p w14:paraId="553D2C61" w14:textId="77777777" w:rsidR="00A92312" w:rsidRPr="00DD4640" w:rsidRDefault="00A92312" w:rsidP="00DD4640">
      <w:pPr>
        <w:pStyle w:val="xflie"/>
      </w:pPr>
    </w:p>
    <w:p w14:paraId="2D2E6D41" w14:textId="08995F71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Zahlungserinnerung</w:t>
      </w:r>
    </w:p>
    <w:p w14:paraId="69222895" w14:textId="77777777" w:rsidR="00027793" w:rsidRPr="00DD4640" w:rsidRDefault="00027793" w:rsidP="00DD4640">
      <w:pPr>
        <w:pStyle w:val="xflie"/>
      </w:pPr>
      <w:r w:rsidRPr="00DD4640">
        <w:t>Ein Kunde hat eine Rechnung über [Betrag] nicht bezahlt.</w:t>
      </w:r>
      <w:r w:rsidRPr="00DD4640">
        <w:br/>
      </w:r>
      <w:r w:rsidRPr="00DD4640">
        <w:br/>
        <w:t>Rechnungsnummer:</w:t>
      </w:r>
      <w:r w:rsidRPr="00DD4640">
        <w:br/>
        <w:t>[Nummer]</w:t>
      </w:r>
      <w:r w:rsidRPr="00DD4640">
        <w:br/>
      </w:r>
      <w:r w:rsidRPr="00DD4640">
        <w:br/>
        <w:t>Fällig seit:</w:t>
      </w:r>
      <w:r w:rsidRPr="00DD4640">
        <w:br/>
        <w:t>[Datum/Tage]</w:t>
      </w:r>
      <w:r w:rsidRPr="00DD4640">
        <w:br/>
      </w:r>
      <w:r w:rsidRPr="00DD4640">
        <w:br/>
        <w:t>Schreibe eine sachliche Zahlungserinnerung.</w:t>
      </w:r>
      <w:r w:rsidRPr="00DD4640">
        <w:br/>
      </w:r>
      <w:r w:rsidRPr="00DD4640">
        <w:br/>
        <w:t>Inhalt:</w:t>
      </w:r>
      <w:r w:rsidRPr="00DD4640">
        <w:br/>
        <w:t>- Bitte um Zahlung bis [Datum]</w:t>
      </w:r>
      <w:r w:rsidRPr="00DD4640">
        <w:br/>
        <w:t>- Angebot eines 10-Minuten-Telefonats bei Zahlungsproblem</w:t>
      </w:r>
      <w:r w:rsidRPr="00DD4640">
        <w:br/>
        <w:t>- Hinweis: Ohne Rückmeldung leite ich den nächsten Schritt im Mahnprozess ein</w:t>
      </w:r>
      <w:r w:rsidRPr="00DD4640">
        <w:br/>
      </w:r>
      <w:r w:rsidRPr="00DD4640">
        <w:br/>
        <w:t>Ton: ruhig, professionell, klar.</w:t>
      </w:r>
      <w:r w:rsidRPr="00DD4640">
        <w:br/>
        <w:t>Nicht drohend.</w:t>
      </w:r>
      <w:r w:rsidRPr="00DD4640">
        <w:br/>
      </w:r>
      <w:r w:rsidRPr="00DD4640">
        <w:br/>
        <w:t>Hinweis: Formulierung soll zu einem normalen kaufmännischen Mahnprozess passen.</w:t>
      </w:r>
    </w:p>
    <w:p w14:paraId="4F1CCD6F" w14:textId="4765168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Täglicher 5-Minuten-Planungsprompt</w:t>
      </w:r>
    </w:p>
    <w:p w14:paraId="1F01E894" w14:textId="77777777" w:rsidR="00027793" w:rsidRPr="00DD4640" w:rsidRDefault="00027793" w:rsidP="00DD4640">
      <w:pPr>
        <w:pStyle w:val="xflie"/>
      </w:pPr>
      <w:r w:rsidRPr="00DD4640">
        <w:t xml:space="preserve">Ich bin </w:t>
      </w:r>
      <w:proofErr w:type="spellStart"/>
      <w:r w:rsidRPr="00DD4640">
        <w:t>Solopreneur</w:t>
      </w:r>
      <w:proofErr w:type="spellEnd"/>
      <w:r w:rsidRPr="00DD4640">
        <w:t>.</w:t>
      </w:r>
      <w:r w:rsidRPr="00DD4640">
        <w:br/>
      </w:r>
      <w:r w:rsidRPr="00DD4640">
        <w:br/>
        <w:t>Generiere für heute Morgen eine kurze Checkliste.</w:t>
      </w:r>
      <w:r w:rsidRPr="00DD4640">
        <w:br/>
      </w:r>
      <w:r w:rsidRPr="00DD4640">
        <w:br/>
        <w:t>Prüfe:</w:t>
      </w:r>
      <w:r w:rsidRPr="00DD4640">
        <w:br/>
        <w:t>- Welcher Termin ist heute absolut kritisch?</w:t>
      </w:r>
      <w:r w:rsidRPr="00DD4640">
        <w:br/>
        <w:t>- Welche E-Mail muss heute raus?</w:t>
      </w:r>
      <w:r w:rsidRPr="00DD4640">
        <w:br/>
        <w:t>- Was kann ich delegieren oder automatisieren?</w:t>
      </w:r>
      <w:r w:rsidRPr="00DD4640">
        <w:br/>
        <w:t>- Welche Aufgabe bringt heute direkt Umsatz oder Fortschritt?</w:t>
      </w:r>
      <w:r w:rsidRPr="00DD4640">
        <w:br/>
        <w:t>- Was lasse ich bewusst liegen?</w:t>
      </w:r>
      <w:r w:rsidRPr="00DD4640">
        <w:br/>
        <w:t>- ein kurzer Fokus-Satz für heute</w:t>
      </w:r>
      <w:r w:rsidRPr="00DD4640">
        <w:br/>
      </w:r>
      <w:r w:rsidRPr="00DD4640">
        <w:br/>
        <w:t>Ausgabe als reine Checkliste.</w:t>
      </w:r>
      <w:r w:rsidRPr="00DD4640">
        <w:br/>
        <w:t>Keine Einleitung.</w:t>
      </w:r>
    </w:p>
    <w:p w14:paraId="70C82B18" w14:textId="64938AAF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</w:pPr>
    </w:p>
    <w:p w14:paraId="66AFF381" w14:textId="77777777" w:rsidR="00A92312" w:rsidRPr="00DD4640" w:rsidRDefault="00A92312" w:rsidP="00DD4640">
      <w:pPr>
        <w:pStyle w:val="xflie"/>
      </w:pPr>
    </w:p>
    <w:p w14:paraId="202A2642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7E7E8F37" w14:textId="66CEA202" w:rsidR="00027793" w:rsidRPr="00280CF9" w:rsidRDefault="00027793" w:rsidP="007003DB">
      <w:pPr>
        <w:pStyle w:val="berschrift2"/>
      </w:pPr>
      <w:r w:rsidRPr="00280CF9">
        <w:t xml:space="preserve">Kategorie 7: </w:t>
      </w:r>
      <w:proofErr w:type="spellStart"/>
      <w:r w:rsidRPr="00280CF9">
        <w:t>Social</w:t>
      </w:r>
      <w:proofErr w:type="spellEnd"/>
      <w:r w:rsidRPr="00280CF9">
        <w:t xml:space="preserve"> Media &amp; Leadgenerierung</w:t>
      </w:r>
    </w:p>
    <w:p w14:paraId="5849335B" w14:textId="39EE6963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 xml:space="preserve">Wochenplan für </w:t>
      </w:r>
      <w:proofErr w:type="spellStart"/>
      <w:r w:rsidRPr="00333DEB">
        <w:t>Social</w:t>
      </w:r>
      <w:proofErr w:type="spellEnd"/>
      <w:r w:rsidRPr="00333DEB">
        <w:t xml:space="preserve"> Media</w:t>
      </w:r>
    </w:p>
    <w:p w14:paraId="4BA6DC9B" w14:textId="07A03970" w:rsidR="00027793" w:rsidRPr="00DD4640" w:rsidRDefault="00027793" w:rsidP="00DD4640">
      <w:pPr>
        <w:pStyle w:val="xflie"/>
      </w:pPr>
      <w:r w:rsidRPr="00DD4640">
        <w:t>Ich bin [Branche/Rolle].</w:t>
      </w:r>
      <w:r w:rsidRPr="00DD4640">
        <w:br/>
      </w:r>
      <w:r w:rsidRPr="00DD4640">
        <w:br/>
        <w:t xml:space="preserve">Erstelle einen Wochenplan für </w:t>
      </w:r>
      <w:proofErr w:type="spellStart"/>
      <w:r w:rsidRPr="00DD4640">
        <w:t>Social</w:t>
      </w:r>
      <w:proofErr w:type="spellEnd"/>
      <w:r w:rsidRPr="00DD4640">
        <w:t xml:space="preserve"> Media von Montag bis Freitag.</w:t>
      </w:r>
      <w:r w:rsidRPr="00DD4640">
        <w:br/>
      </w:r>
      <w:r w:rsidRPr="00DD4640">
        <w:br/>
        <w:t>Plattform:</w:t>
      </w:r>
      <w:r w:rsidRPr="00DD4640">
        <w:br/>
        <w:t>[Instagram/LinkedIn/Facebook]</w:t>
      </w:r>
      <w:r w:rsidRPr="00DD4640">
        <w:br/>
      </w:r>
      <w:r w:rsidRPr="00DD4640">
        <w:br/>
        <w:t>Ziel:</w:t>
      </w:r>
      <w:r w:rsidRPr="00DD4640">
        <w:br/>
        <w:t>[Sichtbarkeit/Leads/Vertrauen]</w:t>
      </w:r>
      <w:r w:rsidRPr="00DD4640">
        <w:br/>
      </w:r>
      <w:r w:rsidRPr="00DD4640">
        <w:br/>
        <w:t>Pro Tag:</w:t>
      </w:r>
      <w:r w:rsidRPr="00DD4640">
        <w:br/>
        <w:t>- Thema</w:t>
      </w:r>
      <w:r w:rsidRPr="00DD4640">
        <w:br/>
        <w:t>- kurzer Textvorschlag</w:t>
      </w:r>
      <w:r w:rsidRPr="00DD4640">
        <w:br/>
        <w:t xml:space="preserve">- </w:t>
      </w:r>
      <w:proofErr w:type="gramStart"/>
      <w:r w:rsidRPr="00DD4640">
        <w:t>passender Hashtag</w:t>
      </w:r>
      <w:proofErr w:type="gramEnd"/>
      <w:r w:rsidRPr="00DD4640">
        <w:br/>
        <w:t>- einfacher Bildvorschlag</w:t>
      </w:r>
      <w:r w:rsidRPr="00DD4640">
        <w:br/>
        <w:t>- geschätzter Aufwand</w:t>
      </w:r>
      <w:r w:rsidRPr="00DD4640">
        <w:br/>
      </w:r>
      <w:r w:rsidRPr="00DD4640">
        <w:br/>
        <w:t>Vorgabe:</w:t>
      </w:r>
      <w:r w:rsidRPr="00DD4640">
        <w:br/>
        <w:t>maximal 30 Minuten Aufwand pro Tag.</w:t>
      </w:r>
      <w:r w:rsidRPr="00DD4640">
        <w:br/>
        <w:t>Keine Videoproduktion.</w:t>
      </w:r>
    </w:p>
    <w:p w14:paraId="300259C3" w14:textId="77777777" w:rsidR="00A92312" w:rsidRPr="00DD4640" w:rsidRDefault="00A92312" w:rsidP="00DD4640">
      <w:pPr>
        <w:pStyle w:val="xflie"/>
      </w:pPr>
    </w:p>
    <w:p w14:paraId="2B6C858D" w14:textId="77777777" w:rsidR="00A92312" w:rsidRPr="00DD4640" w:rsidRDefault="00A92312" w:rsidP="00DD4640">
      <w:pPr>
        <w:pStyle w:val="xflie"/>
      </w:pPr>
    </w:p>
    <w:p w14:paraId="06C31ABB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B69FF66" w14:textId="0C0A6B4D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Terminerinnerung für Post-Veröffentlichung</w:t>
      </w:r>
    </w:p>
    <w:p w14:paraId="0C77C4C6" w14:textId="77777777" w:rsidR="00027793" w:rsidRPr="00DD4640" w:rsidRDefault="00027793" w:rsidP="00DD4640">
      <w:pPr>
        <w:pStyle w:val="xflie"/>
      </w:pPr>
      <w:r w:rsidRPr="00DD4640">
        <w:t>Schreibe eine kurze Erinnerungsnotiz an mich selbst.</w:t>
      </w:r>
      <w:r w:rsidRPr="00DD4640">
        <w:br/>
      </w:r>
      <w:r w:rsidRPr="00DD4640">
        <w:br/>
        <w:t>Anlass:</w:t>
      </w:r>
      <w:r w:rsidRPr="00DD4640">
        <w:br/>
        <w:t>Morgen um 10:00 Uhr soll der vorbereitete Post zum Thema [Thema] veröffentlicht werden.</w:t>
      </w:r>
      <w:r w:rsidRPr="00DD4640">
        <w:br/>
      </w:r>
      <w:r w:rsidRPr="00DD4640">
        <w:br/>
        <w:t>Inhalt:</w:t>
      </w:r>
      <w:r w:rsidRPr="00DD4640">
        <w:br/>
        <w:t>- Veröffentlichung um 10:00 Uhr</w:t>
      </w:r>
      <w:r w:rsidRPr="00DD4640">
        <w:br/>
        <w:t>- danach 15 Minuten Kommentare prüfen</w:t>
      </w:r>
      <w:r w:rsidRPr="00DD4640">
        <w:br/>
        <w:t>- Betreff: SOCIAL – Post um 10 Uhr</w:t>
      </w:r>
      <w:r w:rsidRPr="00DD4640">
        <w:br/>
      </w:r>
      <w:r w:rsidRPr="00DD4640">
        <w:br/>
        <w:t>Ton: knapp, hilfreich, leicht dringlich.</w:t>
      </w:r>
    </w:p>
    <w:p w14:paraId="69C495CD" w14:textId="3CC352C9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B631708" w14:textId="77777777" w:rsidR="00A92312" w:rsidRPr="00DD4640" w:rsidRDefault="00A92312" w:rsidP="00DD4640">
      <w:pPr>
        <w:pStyle w:val="xflie"/>
      </w:pPr>
    </w:p>
    <w:p w14:paraId="418046AF" w14:textId="77777777" w:rsidR="00D95AA8" w:rsidRPr="00DD4640" w:rsidRDefault="00D95AA8" w:rsidP="00DD4640">
      <w:pPr>
        <w:pStyle w:val="xflie"/>
      </w:pPr>
    </w:p>
    <w:p w14:paraId="35B3CA51" w14:textId="005C0B10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Antwort auf negative Kundenbewertung</w:t>
      </w:r>
    </w:p>
    <w:p w14:paraId="4D654E08" w14:textId="77777777" w:rsidR="00027793" w:rsidRPr="00DD4640" w:rsidRDefault="00027793" w:rsidP="00DD4640">
      <w:pPr>
        <w:pStyle w:val="xflie"/>
      </w:pPr>
      <w:r w:rsidRPr="00DD4640">
        <w:t>Ein Kunde schrieb öffentlich auf [Plattform]:</w:t>
      </w:r>
      <w:r w:rsidRPr="00DD4640">
        <w:br/>
      </w:r>
      <w:r w:rsidRPr="00DD4640">
        <w:br/>
        <w:t>„[Zitat der Kritik]“</w:t>
      </w:r>
      <w:r w:rsidRPr="00DD4640">
        <w:br/>
      </w:r>
      <w:r w:rsidRPr="00DD4640">
        <w:br/>
        <w:t>Formuliere eine kurze professionelle Antwort als Inhaber.</w:t>
      </w:r>
      <w:r w:rsidRPr="00DD4640">
        <w:br/>
      </w:r>
      <w:r w:rsidRPr="00DD4640">
        <w:br/>
        <w:t>Vorgaben:</w:t>
      </w:r>
      <w:r w:rsidRPr="00DD4640">
        <w:br/>
        <w:t>- maximal 3 Sätze</w:t>
      </w:r>
      <w:r w:rsidRPr="00DD4640">
        <w:br/>
        <w:t>- entschuldigend, aber nicht unterwürfig</w:t>
      </w:r>
      <w:r w:rsidRPr="00DD4640">
        <w:br/>
        <w:t>- lösungsorientiert</w:t>
      </w:r>
      <w:r w:rsidRPr="00DD4640">
        <w:br/>
        <w:t>- keine Ausreden</w:t>
      </w:r>
      <w:r w:rsidRPr="00DD4640">
        <w:br/>
        <w:t>- keine Schuldzuweisung</w:t>
      </w:r>
      <w:r w:rsidRPr="00DD4640">
        <w:br/>
        <w:t>- keine Details zu Kundendaten</w:t>
      </w:r>
      <w:r w:rsidRPr="00DD4640">
        <w:br/>
        <w:t>- biete Klärung per Direktnachricht oder Telefon an</w:t>
      </w:r>
    </w:p>
    <w:p w14:paraId="426F631F" w14:textId="67D26503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1A66763B" w14:textId="77777777" w:rsidR="00E94CE4" w:rsidRDefault="00E94CE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463A6A69" w14:textId="6516D805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Einladung zu Live Q&amp;A</w:t>
      </w:r>
    </w:p>
    <w:p w14:paraId="4A11294B" w14:textId="77777777" w:rsidR="00027793" w:rsidRPr="00DD4640" w:rsidRDefault="00027793" w:rsidP="00DD4640">
      <w:pPr>
        <w:pStyle w:val="xflie"/>
      </w:pPr>
      <w:r w:rsidRPr="00DD4640">
        <w:t>Erstelle einen kurzen Ankündigungstext für ein Live Q&amp;A.</w:t>
      </w:r>
      <w:r w:rsidRPr="00DD4640">
        <w:br/>
      </w:r>
      <w:r w:rsidRPr="00DD4640">
        <w:br/>
        <w:t>Plattform:</w:t>
      </w:r>
      <w:r w:rsidRPr="00DD4640">
        <w:br/>
        <w:t>[Instagram/LinkedIn]</w:t>
      </w:r>
      <w:r w:rsidRPr="00DD4640">
        <w:br/>
      </w:r>
      <w:r w:rsidRPr="00DD4640">
        <w:br/>
        <w:t>Termin:</w:t>
      </w:r>
      <w:r w:rsidRPr="00DD4640">
        <w:br/>
        <w:t>[Datum/Uhrzeit]</w:t>
      </w:r>
      <w:r w:rsidRPr="00DD4640">
        <w:br/>
      </w:r>
      <w:r w:rsidRPr="00DD4640">
        <w:br/>
        <w:t>Dauer:</w:t>
      </w:r>
      <w:r w:rsidRPr="00DD4640">
        <w:br/>
        <w:t>30 Minuten</w:t>
      </w:r>
      <w:r w:rsidRPr="00DD4640">
        <w:br/>
      </w:r>
      <w:r w:rsidRPr="00DD4640">
        <w:br/>
        <w:t>Thema:</w:t>
      </w:r>
      <w:r w:rsidRPr="00DD4640">
        <w:br/>
        <w:t>[Fragestellung aus meiner Branche]</w:t>
      </w:r>
      <w:r w:rsidRPr="00DD4640">
        <w:br/>
      </w:r>
      <w:r w:rsidRPr="00DD4640">
        <w:br/>
        <w:t>Inhalt:</w:t>
      </w:r>
      <w:r w:rsidRPr="00DD4640">
        <w:br/>
        <w:t>- kurze Einladung</w:t>
      </w:r>
      <w:r w:rsidRPr="00DD4640">
        <w:br/>
        <w:t>- Bitte, Fragen vorab als Kommentar zu posten</w:t>
      </w:r>
      <w:r w:rsidRPr="00DD4640">
        <w:br/>
        <w:t>- Satz: Anfängerfragen sind ausdrücklich willkommen</w:t>
      </w:r>
      <w:r w:rsidRPr="00DD4640">
        <w:br/>
        <w:t>- klarer CTA</w:t>
      </w:r>
      <w:r w:rsidRPr="00DD4640">
        <w:br/>
      </w:r>
      <w:r w:rsidRPr="00DD4640">
        <w:br/>
        <w:t>Ton: kurz, einladend, professionell.</w:t>
      </w:r>
    </w:p>
    <w:p w14:paraId="0F69F259" w14:textId="1E066E8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57CC769" w14:textId="77777777" w:rsidR="00A92312" w:rsidRPr="00DD4640" w:rsidRDefault="00A92312" w:rsidP="00DD4640">
      <w:pPr>
        <w:pStyle w:val="xflie"/>
      </w:pPr>
    </w:p>
    <w:p w14:paraId="1D7D741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E82FA79" w14:textId="71246D2E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 xml:space="preserve">Blogpost in 3 </w:t>
      </w:r>
      <w:proofErr w:type="spellStart"/>
      <w:r w:rsidR="00027793" w:rsidRPr="00333DEB">
        <w:t>Social</w:t>
      </w:r>
      <w:proofErr w:type="spellEnd"/>
      <w:r w:rsidR="00027793" w:rsidRPr="00333DEB">
        <w:t>-Media-Beiträge umwandeln</w:t>
      </w:r>
    </w:p>
    <w:p w14:paraId="31CFF25D" w14:textId="77777777" w:rsidR="00027793" w:rsidRPr="00DD4640" w:rsidRDefault="00027793" w:rsidP="00DD4640">
      <w:pPr>
        <w:pStyle w:val="xflie"/>
      </w:pPr>
      <w:r w:rsidRPr="00DD4640">
        <w:t>Ich habe einen Blogpost mit dem Titel:</w:t>
      </w:r>
      <w:r w:rsidRPr="00DD4640">
        <w:br/>
        <w:t>[Titel]</w:t>
      </w:r>
      <w:r w:rsidRPr="00DD4640">
        <w:br/>
      </w:r>
      <w:r w:rsidRPr="00DD4640">
        <w:br/>
        <w:t>Inhalt oder Zusammenfassung:</w:t>
      </w:r>
      <w:r w:rsidRPr="00DD4640">
        <w:br/>
        <w:t>[Text einfügen]</w:t>
      </w:r>
      <w:r w:rsidRPr="00DD4640">
        <w:br/>
      </w:r>
      <w:r w:rsidRPr="00DD4640">
        <w:br/>
        <w:t xml:space="preserve">Extrahiere daraus drei einzelne </w:t>
      </w:r>
      <w:proofErr w:type="spellStart"/>
      <w:r w:rsidRPr="00DD4640">
        <w:t>Social</w:t>
      </w:r>
      <w:proofErr w:type="spellEnd"/>
      <w:r w:rsidRPr="00DD4640">
        <w:t>-Media-Beiträge für [LinkedIn/Instagram].</w:t>
      </w:r>
      <w:r w:rsidRPr="00DD4640">
        <w:br/>
      </w:r>
      <w:r w:rsidRPr="00DD4640">
        <w:br/>
        <w:t>Jeder Beitrag:</w:t>
      </w:r>
      <w:r w:rsidRPr="00DD4640">
        <w:br/>
        <w:t>- 50 bis 80 Wörter</w:t>
      </w:r>
      <w:r w:rsidRPr="00DD4640">
        <w:br/>
        <w:t>- eigene Kernaussage</w:t>
      </w:r>
      <w:r w:rsidRPr="00DD4640">
        <w:br/>
        <w:t>- endet mit einer Frage</w:t>
      </w:r>
      <w:r w:rsidRPr="00DD4640">
        <w:br/>
        <w:t xml:space="preserve">- enthält </w:t>
      </w:r>
      <w:proofErr w:type="gramStart"/>
      <w:r w:rsidRPr="00DD4640">
        <w:t>einen passenden Hashtag</w:t>
      </w:r>
      <w:proofErr w:type="gramEnd"/>
      <w:r w:rsidRPr="00DD4640">
        <w:br/>
      </w:r>
      <w:r w:rsidRPr="00DD4640">
        <w:br/>
        <w:t>Keine Einleitung.</w:t>
      </w:r>
      <w:r w:rsidRPr="00DD4640">
        <w:br/>
        <w:t>Einfach die drei Beiträge ausgeben.</w:t>
      </w:r>
    </w:p>
    <w:p w14:paraId="11919DC0" w14:textId="0D7A0B0B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D67D8AD" w14:textId="77777777" w:rsidR="00A92312" w:rsidRPr="00DD4640" w:rsidRDefault="00A92312" w:rsidP="00DD4640">
      <w:pPr>
        <w:pStyle w:val="xflie"/>
      </w:pPr>
    </w:p>
    <w:p w14:paraId="38DFFBED" w14:textId="77777777" w:rsidR="00D95AA8" w:rsidRPr="00DD4640" w:rsidRDefault="00D95AA8" w:rsidP="00DD4640">
      <w:pPr>
        <w:pStyle w:val="xflie"/>
      </w:pPr>
    </w:p>
    <w:p w14:paraId="1A5D7890" w14:textId="6A6DDCB4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 xml:space="preserve">Dankesnachricht </w:t>
      </w:r>
      <w:proofErr w:type="gramStart"/>
      <w:r w:rsidRPr="00333DEB">
        <w:t>an neue Follower</w:t>
      </w:r>
      <w:proofErr w:type="gramEnd"/>
    </w:p>
    <w:p w14:paraId="0EE6ED6E" w14:textId="77777777" w:rsidR="00027793" w:rsidRPr="00DD4640" w:rsidRDefault="00027793" w:rsidP="00DD4640">
      <w:pPr>
        <w:pStyle w:val="xflie"/>
      </w:pPr>
      <w:r w:rsidRPr="00DD4640">
        <w:t xml:space="preserve">Formuliere eine kurze Direktnachricht </w:t>
      </w:r>
      <w:proofErr w:type="gramStart"/>
      <w:r w:rsidRPr="00DD4640">
        <w:t>an neue Follower</w:t>
      </w:r>
      <w:proofErr w:type="gramEnd"/>
      <w:r w:rsidRPr="00DD4640">
        <w:t xml:space="preserve"> auf [LinkedIn/Instagram].</w:t>
      </w:r>
      <w:r w:rsidRPr="00DD4640">
        <w:br/>
      </w:r>
      <w:r w:rsidRPr="00DD4640">
        <w:br/>
        <w:t>Inhalt:</w:t>
      </w:r>
      <w:r w:rsidRPr="00DD4640">
        <w:br/>
        <w:t>- Danke fürs Folgen</w:t>
      </w:r>
      <w:r w:rsidRPr="00DD4640">
        <w:br/>
        <w:t>- ein Satz, wofür mein Profil steht</w:t>
      </w:r>
      <w:r w:rsidRPr="00DD4640">
        <w:br/>
        <w:t>- kein Direktverkauf</w:t>
      </w:r>
      <w:r w:rsidRPr="00DD4640">
        <w:br/>
        <w:t>- optionales Angebot:</w:t>
      </w:r>
      <w:r w:rsidRPr="00DD4640">
        <w:br/>
        <w:t>„Wenn das Thema für dich relevant ist, antworte mit ‚TIPP‘ – dann schicke ich dir meine kostenlose Checkliste zu [Thema].“</w:t>
      </w:r>
      <w:r w:rsidRPr="00DD4640">
        <w:br/>
      </w:r>
      <w:r w:rsidRPr="00DD4640">
        <w:br/>
        <w:t>Maximal 70 Wörter.</w:t>
      </w:r>
      <w:r w:rsidRPr="00DD4640">
        <w:br/>
        <w:t xml:space="preserve">Ton: warm, professionell, </w:t>
      </w:r>
      <w:proofErr w:type="spellStart"/>
      <w:r w:rsidRPr="00DD4640">
        <w:t>permission-based</w:t>
      </w:r>
      <w:proofErr w:type="spellEnd"/>
      <w:r w:rsidRPr="00DD4640">
        <w:t>.</w:t>
      </w:r>
    </w:p>
    <w:p w14:paraId="4C2F4284" w14:textId="42CA99A7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4743164C" w14:textId="77777777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  <w:r>
        <w:br w:type="page"/>
      </w:r>
    </w:p>
    <w:p w14:paraId="4C17AC93" w14:textId="3E80B15D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Social-Media-Content-Session planen</w:t>
      </w:r>
    </w:p>
    <w:p w14:paraId="43446F73" w14:textId="77777777" w:rsidR="00027793" w:rsidRPr="00DD4640" w:rsidRDefault="00027793" w:rsidP="00DD4640">
      <w:pPr>
        <w:pStyle w:val="xflie"/>
      </w:pPr>
      <w:r w:rsidRPr="00DD4640">
        <w:t xml:space="preserve">Ich habe nur zwei Stunden pro Woche für </w:t>
      </w:r>
      <w:proofErr w:type="spellStart"/>
      <w:r w:rsidRPr="00DD4640">
        <w:t>Social</w:t>
      </w:r>
      <w:proofErr w:type="spellEnd"/>
      <w:r w:rsidRPr="00DD4640">
        <w:t xml:space="preserve"> Media.</w:t>
      </w:r>
      <w:r w:rsidRPr="00DD4640">
        <w:br/>
      </w:r>
      <w:r w:rsidRPr="00DD4640">
        <w:br/>
        <w:t>Erstelle mir einen 120-Minuten-Plan als Checkliste.</w:t>
      </w:r>
      <w:r w:rsidRPr="00DD4640">
        <w:br/>
      </w:r>
      <w:r w:rsidRPr="00DD4640">
        <w:br/>
        <w:t>Vorgaben:</w:t>
      </w:r>
      <w:r w:rsidRPr="00DD4640">
        <w:br/>
        <w:t>- 15 Min Ideensammlung</w:t>
      </w:r>
      <w:r w:rsidRPr="00DD4640">
        <w:br/>
        <w:t>- 30 Min Texte für 3 Posts</w:t>
      </w:r>
      <w:r w:rsidRPr="00DD4640">
        <w:br/>
        <w:t xml:space="preserve">- 30 Min Bildersuche oder </w:t>
      </w:r>
      <w:proofErr w:type="spellStart"/>
      <w:r w:rsidRPr="00DD4640">
        <w:t>Canva</w:t>
      </w:r>
      <w:proofErr w:type="spellEnd"/>
      <w:r w:rsidRPr="00DD4640">
        <w:br/>
        <w:t>- 20 Min Terminierung im Planungstool</w:t>
      </w:r>
      <w:r w:rsidRPr="00DD4640">
        <w:br/>
        <w:t>- 15 Min Interaktion mit letzten Posts</w:t>
      </w:r>
      <w:r w:rsidRPr="00DD4640">
        <w:br/>
        <w:t>- 10 Min Puffer</w:t>
      </w:r>
      <w:r w:rsidRPr="00DD4640">
        <w:br/>
      </w:r>
      <w:r w:rsidRPr="00DD4640">
        <w:br/>
        <w:t>Ausgabe als abhakbare Checkliste.</w:t>
      </w:r>
      <w:r w:rsidRPr="00DD4640">
        <w:br/>
        <w:t>Keine Einleitung.</w:t>
      </w:r>
    </w:p>
    <w:p w14:paraId="337465C5" w14:textId="1C45F4BC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F68CB23" w14:textId="77777777" w:rsidR="00D95AA8" w:rsidRPr="00DD4640" w:rsidRDefault="00D95AA8" w:rsidP="00DD4640">
      <w:pPr>
        <w:pStyle w:val="xflie"/>
      </w:pPr>
    </w:p>
    <w:p w14:paraId="3027EED1" w14:textId="77777777" w:rsidR="00A92312" w:rsidRPr="00DD4640" w:rsidRDefault="00A92312" w:rsidP="00DD4640">
      <w:pPr>
        <w:pStyle w:val="xflie"/>
      </w:pPr>
    </w:p>
    <w:p w14:paraId="13710BFD" w14:textId="215F2B0B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 xml:space="preserve">CTA zur Terminbuchung über </w:t>
      </w:r>
      <w:proofErr w:type="spellStart"/>
      <w:r w:rsidRPr="00333DEB">
        <w:t>Social</w:t>
      </w:r>
      <w:proofErr w:type="spellEnd"/>
      <w:r w:rsidRPr="00333DEB">
        <w:t xml:space="preserve"> Media</w:t>
      </w:r>
    </w:p>
    <w:p w14:paraId="72E59F15" w14:textId="77777777" w:rsidR="00027793" w:rsidRPr="00DD4640" w:rsidRDefault="00027793" w:rsidP="00DD4640">
      <w:pPr>
        <w:pStyle w:val="xflie"/>
      </w:pPr>
      <w:r w:rsidRPr="00DD4640">
        <w:t>Schreibe einen kurzen Call-</w:t>
      </w:r>
      <w:proofErr w:type="spellStart"/>
      <w:r w:rsidRPr="00DD4640">
        <w:t>to</w:t>
      </w:r>
      <w:proofErr w:type="spellEnd"/>
      <w:r w:rsidRPr="00DD4640">
        <w:t>-Action-Text für einen Post auf [Plattform].</w:t>
      </w:r>
      <w:r w:rsidRPr="00DD4640">
        <w:br/>
      </w:r>
      <w:r w:rsidRPr="00DD4640">
        <w:br/>
        <w:t>Ziel:</w:t>
      </w:r>
      <w:r w:rsidRPr="00DD4640">
        <w:br/>
        <w:t>Follower sollen einen kostenlosen 15-Minuten-Ersttermin buchen.</w:t>
      </w:r>
      <w:r w:rsidRPr="00DD4640">
        <w:br/>
      </w:r>
      <w:r w:rsidRPr="00DD4640">
        <w:br/>
        <w:t>Thema:</w:t>
      </w:r>
      <w:r w:rsidRPr="00DD4640">
        <w:br/>
        <w:t>[</w:t>
      </w:r>
      <w:proofErr w:type="spellStart"/>
      <w:r w:rsidRPr="00DD4640">
        <w:t>Strategiecall</w:t>
      </w:r>
      <w:proofErr w:type="spellEnd"/>
      <w:r w:rsidRPr="00DD4640">
        <w:t>/Beratung/Fitness-Check/etc.]</w:t>
      </w:r>
      <w:r w:rsidRPr="00DD4640">
        <w:br/>
      </w:r>
      <w:r w:rsidRPr="00DD4640">
        <w:br/>
        <w:t>Dringlichkeitsargument:</w:t>
      </w:r>
      <w:r w:rsidRPr="00DD4640">
        <w:br/>
        <w:t>Diese Woche gibt es für die ersten [Anzahl] Termine zusätzlich [Bonus].</w:t>
      </w:r>
      <w:r w:rsidRPr="00DD4640">
        <w:br/>
      </w:r>
      <w:r w:rsidRPr="00DD4640">
        <w:br/>
        <w:t>Hinweis:</w:t>
      </w:r>
      <w:r w:rsidRPr="00DD4640">
        <w:br/>
        <w:t>Link zum Kalender befindet sich [im Profil/in Bio/im Kommentar].</w:t>
      </w:r>
      <w:r w:rsidRPr="00DD4640">
        <w:br/>
      </w:r>
      <w:r w:rsidRPr="00DD4640">
        <w:br/>
        <w:t>Ton: direkt, seriös, nicht künstlich übertrieben.</w:t>
      </w:r>
    </w:p>
    <w:p w14:paraId="6E14CEFA" w14:textId="78F58786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00A6B3B0" w14:textId="77777777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  <w:r>
        <w:br w:type="page"/>
      </w:r>
    </w:p>
    <w:p w14:paraId="2F5551D2" w14:textId="0D39BDA7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Antwort auf Kommentar-Anfrage</w:t>
      </w:r>
    </w:p>
    <w:p w14:paraId="7730A8A6" w14:textId="77777777" w:rsidR="00027793" w:rsidRPr="00DD4640" w:rsidRDefault="00027793" w:rsidP="00DD4640">
      <w:pPr>
        <w:pStyle w:val="xflie"/>
      </w:pPr>
      <w:r w:rsidRPr="00DD4640">
        <w:t>Jemand kommentiert unter meinem Post:</w:t>
      </w:r>
      <w:r w:rsidRPr="00DD4640">
        <w:br/>
        <w:t>„Kannst du mir dabei helfen? Hast du Zeit für einen Call?“</w:t>
      </w:r>
      <w:r w:rsidRPr="00DD4640">
        <w:br/>
      </w:r>
      <w:r w:rsidRPr="00DD4640">
        <w:br/>
        <w:t>Schreibe eine kurze öffentliche Antwort.</w:t>
      </w:r>
      <w:r w:rsidRPr="00DD4640">
        <w:br/>
      </w:r>
      <w:r w:rsidRPr="00DD4640">
        <w:br/>
        <w:t>Inhalt:</w:t>
      </w:r>
      <w:r w:rsidRPr="00DD4640">
        <w:br/>
        <w:t>- gerne</w:t>
      </w:r>
      <w:r w:rsidRPr="00DD4640">
        <w:br/>
        <w:t>- bitte per DM melden oder direkt 15-Minuten-Slot buchen: [Link]</w:t>
      </w:r>
      <w:r w:rsidRPr="00DD4640">
        <w:br/>
        <w:t>- Hinweis: Erstgespräch ist kostenlos, falls zutreffend</w:t>
      </w:r>
      <w:r w:rsidRPr="00DD4640">
        <w:br/>
      </w:r>
      <w:r w:rsidRPr="00DD4640">
        <w:br/>
        <w:t>Maximal 2 Sätze.</w:t>
      </w:r>
      <w:r w:rsidRPr="00DD4640">
        <w:br/>
        <w:t>Nicht zu viele Details öffentlich nennen.</w:t>
      </w:r>
    </w:p>
    <w:p w14:paraId="20C2CD76" w14:textId="77CA059B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7A9ABB03" w14:textId="77777777" w:rsidR="00A92312" w:rsidRPr="00DD4640" w:rsidRDefault="00A92312" w:rsidP="00DD4640">
      <w:pPr>
        <w:pStyle w:val="xflie"/>
      </w:pPr>
    </w:p>
    <w:p w14:paraId="70EEC057" w14:textId="77777777" w:rsidR="00D95AA8" w:rsidRPr="00DD4640" w:rsidRDefault="00D95AA8" w:rsidP="00DD4640">
      <w:pPr>
        <w:pStyle w:val="xflie"/>
      </w:pPr>
    </w:p>
    <w:p w14:paraId="6C50E3BC" w14:textId="123BFFDA" w:rsidR="00027793" w:rsidRPr="00333DEB" w:rsidRDefault="00EA7283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 xml:space="preserve">Wochenrückblick </w:t>
      </w:r>
      <w:proofErr w:type="spellStart"/>
      <w:r w:rsidR="00027793" w:rsidRPr="00333DEB">
        <w:t>Social</w:t>
      </w:r>
      <w:proofErr w:type="spellEnd"/>
      <w:r w:rsidR="00027793" w:rsidRPr="00333DEB">
        <w:t xml:space="preserve"> Media</w:t>
      </w:r>
    </w:p>
    <w:p w14:paraId="763D8227" w14:textId="77777777" w:rsidR="00027793" w:rsidRPr="00DD4640" w:rsidRDefault="00027793" w:rsidP="00DD4640">
      <w:pPr>
        <w:pStyle w:val="xflie"/>
      </w:pPr>
      <w:r w:rsidRPr="00DD4640">
        <w:t>Erstelle eine kurze Selbstreflexions-Vorlage für Sonntagabend.</w:t>
      </w:r>
      <w:r w:rsidRPr="00DD4640">
        <w:br/>
      </w:r>
      <w:r w:rsidRPr="00DD4640">
        <w:br/>
        <w:t>Thema:</w:t>
      </w:r>
      <w:r w:rsidRPr="00DD4640">
        <w:br/>
        <w:t>Meine Social-Media-Aktivität der Woche als One-Man-Show.</w:t>
      </w:r>
      <w:r w:rsidRPr="00DD4640">
        <w:br/>
      </w:r>
      <w:r w:rsidRPr="00DD4640">
        <w:br/>
        <w:t>Ausgabe als Tabelle mit 5 Zeilen:</w:t>
      </w:r>
      <w:r w:rsidRPr="00DD4640">
        <w:br/>
        <w:t>1. Anzahl Posts: Soll/Ist</w:t>
      </w:r>
      <w:r w:rsidRPr="00DD4640">
        <w:br/>
        <w:t>2. Top 3 Posts: Reichweite/Interaktion</w:t>
      </w:r>
      <w:r w:rsidRPr="00DD4640">
        <w:br/>
        <w:t>3. Terminbuchungen: ja/nein, Quelle</w:t>
      </w:r>
      <w:r w:rsidRPr="00DD4640">
        <w:br/>
        <w:t>4. Was nächste Woche anders laufen soll</w:t>
      </w:r>
      <w:r w:rsidRPr="00DD4640">
        <w:br/>
        <w:t>5. ein Lernpunkt und ein Satz zur Erholung</w:t>
      </w:r>
      <w:r w:rsidRPr="00DD4640">
        <w:br/>
      </w:r>
      <w:r w:rsidRPr="00DD4640">
        <w:br/>
        <w:t>Keine Einleitung.</w:t>
      </w:r>
    </w:p>
    <w:p w14:paraId="30B710DF" w14:textId="757DFF78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21EAE034" w14:textId="77777777" w:rsidR="00280CF9" w:rsidRDefault="00280CF9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hAnsi="Code Pro"/>
          <w:b/>
          <w:bCs/>
          <w:sz w:val="32"/>
          <w:szCs w:val="32"/>
        </w:rPr>
      </w:pPr>
      <w:r>
        <w:rPr>
          <w:rFonts w:ascii="Code Pro" w:hAnsi="Code Pro"/>
          <w:b/>
          <w:bCs/>
          <w:sz w:val="32"/>
          <w:szCs w:val="32"/>
        </w:rPr>
        <w:br w:type="page"/>
      </w:r>
    </w:p>
    <w:p w14:paraId="7A0F1AD7" w14:textId="706D0878" w:rsidR="00027793" w:rsidRPr="00280CF9" w:rsidRDefault="00027793" w:rsidP="007003DB">
      <w:pPr>
        <w:pStyle w:val="berschrift2"/>
      </w:pPr>
      <w:r w:rsidRPr="00280CF9">
        <w:t xml:space="preserve">Kategorie 8: Website, Landingpage &amp; </w:t>
      </w:r>
      <w:proofErr w:type="spellStart"/>
      <w:r w:rsidRPr="00280CF9">
        <w:t>Conversion</w:t>
      </w:r>
      <w:proofErr w:type="spellEnd"/>
    </w:p>
    <w:p w14:paraId="3085B686" w14:textId="076E2585" w:rsidR="00027793" w:rsidRPr="00280CF9" w:rsidRDefault="00027793" w:rsidP="00A92312">
      <w:pPr>
        <w:pStyle w:val="berschrift2"/>
        <w:numPr>
          <w:ilvl w:val="2"/>
          <w:numId w:val="221"/>
        </w:numPr>
      </w:pPr>
      <w:r w:rsidRPr="00280CF9">
        <w:t>Homepage-Hero für KI-Angebot</w:t>
      </w:r>
    </w:p>
    <w:p w14:paraId="14B7F572" w14:textId="77777777" w:rsidR="00027793" w:rsidRPr="00DD4640" w:rsidRDefault="00027793" w:rsidP="00DD4640">
      <w:pPr>
        <w:pStyle w:val="xflie"/>
      </w:pPr>
      <w:r w:rsidRPr="00DD4640">
        <w:t>Ich biete [Dienstleistung/Produkt] für [Zielgruppe] an.</w:t>
      </w:r>
      <w:r w:rsidRPr="00DD4640">
        <w:br/>
      </w:r>
      <w:r w:rsidRPr="00DD4640">
        <w:br/>
        <w:t>Hauptproblem der Zielgruppe:</w:t>
      </w:r>
      <w:r w:rsidRPr="00DD4640">
        <w:br/>
        <w:t>[Problem]</w:t>
      </w:r>
      <w:r w:rsidRPr="00DD4640">
        <w:br/>
      </w:r>
      <w:r w:rsidRPr="00DD4640">
        <w:br/>
        <w:t>Gewünschter Nutzen:</w:t>
      </w:r>
      <w:r w:rsidRPr="00DD4640">
        <w:br/>
        <w:t>[Nutzen]</w:t>
      </w:r>
      <w:r w:rsidRPr="00DD4640">
        <w:br/>
      </w:r>
      <w:r w:rsidRPr="00DD4640">
        <w:br/>
        <w:t>Erstelle eine starke Hero-</w:t>
      </w:r>
      <w:proofErr w:type="spellStart"/>
      <w:r w:rsidRPr="00DD4640">
        <w:t>Section</w:t>
      </w:r>
      <w:proofErr w:type="spellEnd"/>
      <w:r w:rsidRPr="00DD4640">
        <w:t xml:space="preserve"> für meine Homepage mit:</w:t>
      </w:r>
      <w:r w:rsidRPr="00DD4640">
        <w:br/>
        <w:t>1. Headline mit klarem Nutzen</w:t>
      </w:r>
      <w:r w:rsidRPr="00DD4640">
        <w:br/>
        <w:t>2. Subheadline mit Problem und Ergebnis</w:t>
      </w:r>
      <w:r w:rsidRPr="00DD4640">
        <w:br/>
        <w:t xml:space="preserve">3. drei </w:t>
      </w:r>
      <w:proofErr w:type="spellStart"/>
      <w:r w:rsidRPr="00DD4640">
        <w:t>Bulletpoints</w:t>
      </w:r>
      <w:proofErr w:type="spellEnd"/>
      <w:r w:rsidRPr="00DD4640">
        <w:t xml:space="preserve"> mit konkreten Vorteilen</w:t>
      </w:r>
      <w:r w:rsidRPr="00DD4640">
        <w:br/>
        <w:t>4. primärer CTA</w:t>
      </w:r>
      <w:r w:rsidRPr="00DD4640">
        <w:br/>
        <w:t>5. sekundärer CTA</w:t>
      </w:r>
      <w:r w:rsidRPr="00DD4640">
        <w:br/>
        <w:t>6. kurzer Vertrauenssatz</w:t>
      </w:r>
      <w:r w:rsidRPr="00DD4640">
        <w:br/>
      </w:r>
      <w:r w:rsidRPr="00DD4640">
        <w:br/>
        <w:t>Ton: professionell, klar, ohne Buzzword-Überladung.</w:t>
      </w:r>
    </w:p>
    <w:p w14:paraId="704FC3D1" w14:textId="61805AE3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A161689" w14:textId="77777777" w:rsidR="00A92312" w:rsidRPr="00DD4640" w:rsidRDefault="00A92312" w:rsidP="00DD4640">
      <w:pPr>
        <w:pStyle w:val="xflie"/>
      </w:pPr>
    </w:p>
    <w:p w14:paraId="0017BCC8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3F182BFA" w14:textId="1255C94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Landingpage für Leadmagnet</w:t>
      </w:r>
    </w:p>
    <w:p w14:paraId="1D5BE3D3" w14:textId="77777777" w:rsidR="00027793" w:rsidRPr="00DD4640" w:rsidRDefault="00027793" w:rsidP="00DD4640">
      <w:pPr>
        <w:pStyle w:val="xflie"/>
      </w:pPr>
      <w:r w:rsidRPr="00DD4640">
        <w:t>Ich möchte folgenden Leadmagneten anbieten:</w:t>
      </w:r>
      <w:r w:rsidRPr="00DD4640">
        <w:br/>
        <w:t>[Titel/Art des Leadmagneten]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Ziel:</w:t>
      </w:r>
      <w:r w:rsidRPr="00DD4640">
        <w:br/>
        <w:t>E-Mail-Adressen gewinnen und später [Angebot] verkaufen.</w:t>
      </w:r>
      <w:r w:rsidRPr="00DD4640">
        <w:br/>
      </w:r>
      <w:r w:rsidRPr="00DD4640">
        <w:br/>
        <w:t>Erstelle eine Landingpage-Struktur mit:</w:t>
      </w:r>
      <w:r w:rsidRPr="00DD4640">
        <w:br/>
        <w:t>1. Hero-Bereich</w:t>
      </w:r>
      <w:r w:rsidRPr="00DD4640">
        <w:br/>
        <w:t>2. Problemabschnitt</w:t>
      </w:r>
      <w:r w:rsidRPr="00DD4640">
        <w:br/>
        <w:t>3. Nutzen des Downloads</w:t>
      </w:r>
      <w:r w:rsidRPr="00DD4640">
        <w:br/>
        <w:t>4. Inhalt des Leadmagneten</w:t>
      </w:r>
      <w:r w:rsidRPr="00DD4640">
        <w:br/>
        <w:t>5. Formularbereich</w:t>
      </w:r>
      <w:r w:rsidRPr="00DD4640">
        <w:br/>
        <w:t>6. Vertrauenselemente</w:t>
      </w:r>
      <w:r w:rsidRPr="00DD4640">
        <w:br/>
        <w:t>7. Datenschutz-Hinweis</w:t>
      </w:r>
      <w:r w:rsidRPr="00DD4640">
        <w:br/>
        <w:t>8. Abschluss-CTA</w:t>
      </w:r>
      <w:r w:rsidRPr="00DD4640">
        <w:br/>
      </w:r>
      <w:r w:rsidRPr="00DD4640">
        <w:br/>
        <w:t>Ausgabe als klare Seitenstruktur mit Textvorschlägen.</w:t>
      </w:r>
    </w:p>
    <w:p w14:paraId="693FCC7F" w14:textId="451C15E2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7ADA4D26" w14:textId="77777777" w:rsidR="00A92312" w:rsidRPr="00DD4640" w:rsidRDefault="00A92312" w:rsidP="00DD4640">
      <w:pPr>
        <w:pStyle w:val="xflie"/>
      </w:pPr>
    </w:p>
    <w:p w14:paraId="2A0AB33A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4F9522D7" w14:textId="29B1EE2B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Nutzenversprechen schärfen</w:t>
      </w:r>
    </w:p>
    <w:p w14:paraId="276671DE" w14:textId="77777777" w:rsidR="00027793" w:rsidRPr="00DD4640" w:rsidRDefault="00027793" w:rsidP="00DD4640">
      <w:pPr>
        <w:pStyle w:val="xflie"/>
      </w:pPr>
      <w:r w:rsidRPr="00DD4640">
        <w:t>Mein Angebot lautet aktuell:</w:t>
      </w:r>
      <w:r w:rsidRPr="00DD4640">
        <w:br/>
        <w:t>[Angebotsbeschreibung]</w:t>
      </w:r>
      <w:r w:rsidRPr="00DD4640">
        <w:br/>
      </w:r>
      <w:r w:rsidRPr="00DD4640">
        <w:br/>
        <w:t>Bitte schärfe das Nutzenversprechen.</w:t>
      </w:r>
      <w:r w:rsidRPr="00DD4640">
        <w:br/>
      </w:r>
      <w:r w:rsidRPr="00DD4640">
        <w:br/>
        <w:t>Analysiere:</w:t>
      </w:r>
      <w:r w:rsidRPr="00DD4640">
        <w:br/>
        <w:t>1. Für wen ist das Angebot?</w:t>
      </w:r>
      <w:r w:rsidRPr="00DD4640">
        <w:br/>
        <w:t>2. Welches konkrete Problem löst es?</w:t>
      </w:r>
      <w:r w:rsidRPr="00DD4640">
        <w:br/>
        <w:t>3. Welches realistische Ergebnis kann erwartet werden?</w:t>
      </w:r>
      <w:r w:rsidRPr="00DD4640">
        <w:br/>
        <w:t>4. Was unterscheidet es von generischer KI-Beratung?</w:t>
      </w:r>
      <w:r w:rsidRPr="00DD4640">
        <w:br/>
        <w:t>5. Welche Formulierung eignet sich für Homepage und LinkedIn?</w:t>
      </w:r>
      <w:r w:rsidRPr="00DD4640">
        <w:br/>
      </w:r>
      <w:r w:rsidRPr="00DD4640">
        <w:br/>
        <w:t>Erstelle 5 Varianten:</w:t>
      </w:r>
      <w:r w:rsidRPr="00DD4640">
        <w:br/>
        <w:t>- sachlich</w:t>
      </w:r>
      <w:r w:rsidRPr="00DD4640">
        <w:br/>
        <w:t>- direkt</w:t>
      </w:r>
      <w:r w:rsidRPr="00DD4640">
        <w:br/>
        <w:t>- premium</w:t>
      </w:r>
      <w:r w:rsidRPr="00DD4640">
        <w:br/>
        <w:t>- mittelstandsnah</w:t>
      </w:r>
      <w:r w:rsidRPr="00DD4640">
        <w:br/>
        <w:t>- kurz für LinkedIn-Profil</w:t>
      </w:r>
    </w:p>
    <w:p w14:paraId="202B0A5F" w14:textId="1DE714F7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4129F969" w14:textId="77777777" w:rsidR="00E94CE4" w:rsidRDefault="00E94CE4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2E39A53F" w14:textId="71756ED6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FAQ für Landingpage</w:t>
      </w:r>
    </w:p>
    <w:p w14:paraId="74852758" w14:textId="77777777" w:rsidR="00027793" w:rsidRPr="00DD4640" w:rsidRDefault="00027793" w:rsidP="00DD4640">
      <w:pPr>
        <w:pStyle w:val="xflie"/>
      </w:pPr>
      <w:r w:rsidRPr="00DD4640">
        <w:t>Erstelle eine FAQ für meine Landingpage zu [Angebot/Leadmagnet].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Beantworte typische Einwände:</w:t>
      </w:r>
      <w:r w:rsidRPr="00DD4640">
        <w:br/>
        <w:t>- Kostet das etwas?</w:t>
      </w:r>
      <w:r w:rsidRPr="00DD4640">
        <w:br/>
        <w:t>- Für wen ist es geeignet?</w:t>
      </w:r>
      <w:r w:rsidRPr="00DD4640">
        <w:br/>
        <w:t>- Wie schnell bekomme ich das Ergebnis?</w:t>
      </w:r>
      <w:r w:rsidRPr="00DD4640">
        <w:br/>
        <w:t>- Muss ich technisches Vorwissen haben?</w:t>
      </w:r>
      <w:r w:rsidRPr="00DD4640">
        <w:br/>
        <w:t>- Was passiert nach dem Download?</w:t>
      </w:r>
      <w:r w:rsidRPr="00DD4640">
        <w:br/>
        <w:t>- Werden meine Daten verkauft?</w:t>
      </w:r>
      <w:r w:rsidRPr="00DD4640">
        <w:br/>
        <w:t>- Ist das auch für kleine Unternehmen sinnvoll?</w:t>
      </w:r>
      <w:r w:rsidRPr="00DD4640">
        <w:br/>
      </w:r>
      <w:r w:rsidRPr="00DD4640">
        <w:br/>
        <w:t>Antworten:</w:t>
      </w:r>
      <w:r w:rsidRPr="00DD4640">
        <w:br/>
        <w:t>kurz, vertrauensbildend, sachlich.</w:t>
      </w:r>
      <w:r w:rsidRPr="00DD4640">
        <w:br/>
        <w:t>Keine aggressiven Verkaufstexte.</w:t>
      </w:r>
    </w:p>
    <w:p w14:paraId="2D96C6B3" w14:textId="77777777" w:rsidR="00D95AA8" w:rsidRPr="00DD4640" w:rsidRDefault="00D95AA8" w:rsidP="00DD4640">
      <w:pPr>
        <w:pStyle w:val="xflie"/>
      </w:pPr>
    </w:p>
    <w:p w14:paraId="30F71099" w14:textId="77777777" w:rsidR="00D95AA8" w:rsidRPr="00DD4640" w:rsidRDefault="00D95AA8" w:rsidP="00DD4640">
      <w:pPr>
        <w:pStyle w:val="xflie"/>
      </w:pPr>
    </w:p>
    <w:p w14:paraId="3343436B" w14:textId="0251F9C1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367E41CE" w14:textId="1E7F843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CTA-Varianten</w:t>
      </w:r>
    </w:p>
    <w:p w14:paraId="7209E6F6" w14:textId="54AC4E52" w:rsidR="00027793" w:rsidRPr="00DD4640" w:rsidRDefault="00027793" w:rsidP="00DD4640">
      <w:pPr>
        <w:pStyle w:val="xflie"/>
      </w:pPr>
      <w:r w:rsidRPr="00DD4640">
        <w:t>Ich brauche Call-</w:t>
      </w:r>
      <w:proofErr w:type="spellStart"/>
      <w:r w:rsidRPr="00DD4640">
        <w:t>to</w:t>
      </w:r>
      <w:proofErr w:type="spellEnd"/>
      <w:r w:rsidRPr="00DD4640">
        <w:t>-Action-Texte für [Angebot/Leadmagnet].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Zielhandlung:</w:t>
      </w:r>
      <w:r w:rsidRPr="00DD4640">
        <w:br/>
        <w:t>[Download/Buchung/Kontaktaufnahme]</w:t>
      </w:r>
      <w:r w:rsidRPr="00DD4640">
        <w:br/>
      </w:r>
      <w:r w:rsidRPr="00DD4640">
        <w:br/>
        <w:t>Erstelle:</w:t>
      </w:r>
      <w:r w:rsidRPr="00DD4640">
        <w:br/>
        <w:t>1. 10 kurze Button-Texte</w:t>
      </w:r>
      <w:r w:rsidRPr="00DD4640">
        <w:br/>
        <w:t>2. 5 CTA-Sätze für Homepage</w:t>
      </w:r>
      <w:r w:rsidRPr="00DD4640">
        <w:br/>
        <w:t>3. 5 CTA-Sätze für LinkedIn-Posts</w:t>
      </w:r>
      <w:r w:rsidRPr="00DD4640">
        <w:br/>
        <w:t>4. 3 dezente CTAs</w:t>
      </w:r>
      <w:r w:rsidRPr="00DD4640">
        <w:br/>
        <w:t>5. 3 direkte CTAs</w:t>
      </w:r>
      <w:r w:rsidRPr="00DD4640">
        <w:br/>
        <w:t>Ton: klar, seriös, ohne Druckmasche.</w:t>
      </w:r>
    </w:p>
    <w:p w14:paraId="17ED21C3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0EE620F" w14:textId="778A83BF" w:rsidR="00027793" w:rsidRPr="00333DEB" w:rsidRDefault="00027793" w:rsidP="00A92312">
      <w:pPr>
        <w:pStyle w:val="berschrift2"/>
        <w:numPr>
          <w:ilvl w:val="2"/>
          <w:numId w:val="221"/>
        </w:numPr>
      </w:pPr>
      <w:proofErr w:type="spellStart"/>
      <w:r w:rsidRPr="00333DEB">
        <w:t>Dankeseite</w:t>
      </w:r>
      <w:proofErr w:type="spellEnd"/>
      <w:r w:rsidRPr="00333DEB">
        <w:t xml:space="preserve"> nach Download</w:t>
      </w:r>
    </w:p>
    <w:p w14:paraId="54348222" w14:textId="77777777" w:rsidR="00027793" w:rsidRPr="00DD4640" w:rsidRDefault="00027793" w:rsidP="00DD4640">
      <w:pPr>
        <w:pStyle w:val="xflie"/>
      </w:pPr>
      <w:r w:rsidRPr="00DD4640">
        <w:t xml:space="preserve">Erstelle den Text für eine </w:t>
      </w:r>
      <w:proofErr w:type="spellStart"/>
      <w:r w:rsidRPr="00DD4640">
        <w:t>Dankeseite</w:t>
      </w:r>
      <w:proofErr w:type="spellEnd"/>
      <w:r w:rsidRPr="00DD4640">
        <w:t xml:space="preserve"> nach Download meines Leadmagneten:</w:t>
      </w:r>
      <w:r w:rsidRPr="00DD4640">
        <w:br/>
        <w:t>[Titel]</w:t>
      </w:r>
      <w:r w:rsidRPr="00DD4640">
        <w:br/>
      </w:r>
      <w:r w:rsidRPr="00DD4640">
        <w:br/>
        <w:t>Die Seite soll:</w:t>
      </w:r>
      <w:r w:rsidRPr="00DD4640">
        <w:br/>
        <w:t>1. Download bestätigen</w:t>
      </w:r>
      <w:r w:rsidRPr="00DD4640">
        <w:br/>
        <w:t>2. nächsten sinnvollen Schritt nennen</w:t>
      </w:r>
      <w:r w:rsidRPr="00DD4640">
        <w:br/>
        <w:t>3. drei empfohlene Abschnitte aus dem Leadmagneten hervorheben</w:t>
      </w:r>
      <w:r w:rsidRPr="00DD4640">
        <w:br/>
        <w:t>4. zur kostenlosen Potenzialanalyse überleiten</w:t>
      </w:r>
      <w:r w:rsidRPr="00DD4640">
        <w:br/>
        <w:t>5. klaren Button-CTA enthalten</w:t>
      </w:r>
      <w:r w:rsidRPr="00DD4640">
        <w:br/>
      </w:r>
      <w:r w:rsidRPr="00DD4640">
        <w:br/>
        <w:t>Ton: hilfreich, knapp, professionell.</w:t>
      </w:r>
    </w:p>
    <w:p w14:paraId="7D714464" w14:textId="714594AD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EA8A4F6" w14:textId="77777777" w:rsidR="00D95AA8" w:rsidRPr="00DD4640" w:rsidRDefault="00D95AA8" w:rsidP="00DD4640">
      <w:pPr>
        <w:pStyle w:val="xflie"/>
      </w:pPr>
    </w:p>
    <w:p w14:paraId="21E4F9AA" w14:textId="77777777" w:rsidR="00A92312" w:rsidRPr="00DD4640" w:rsidRDefault="00A92312" w:rsidP="00DD4640">
      <w:pPr>
        <w:pStyle w:val="xflie"/>
      </w:pPr>
    </w:p>
    <w:p w14:paraId="7D59A729" w14:textId="430761B3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Leadmagnet zu Angebot überleiten</w:t>
      </w:r>
    </w:p>
    <w:p w14:paraId="736ED364" w14:textId="77777777" w:rsidR="00027793" w:rsidRPr="00DD4640" w:rsidRDefault="00027793" w:rsidP="00DD4640">
      <w:pPr>
        <w:pStyle w:val="xflie"/>
      </w:pPr>
      <w:r w:rsidRPr="00DD4640">
        <w:t>Ich habe einen Leadmagneten zum Thema [Thema].</w:t>
      </w:r>
      <w:r w:rsidRPr="00DD4640">
        <w:br/>
      </w:r>
      <w:r w:rsidRPr="00DD4640">
        <w:br/>
        <w:t>Mein bezahltes Angebot ist:</w:t>
      </w:r>
      <w:r w:rsidRPr="00DD4640">
        <w:br/>
        <w:t>[Angebot]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Erstelle eine logische Überleitung:</w:t>
      </w:r>
      <w:r w:rsidRPr="00DD4640">
        <w:br/>
        <w:t>1. Welches Problem löst der Leadmagnet?</w:t>
      </w:r>
      <w:r w:rsidRPr="00DD4640">
        <w:br/>
        <w:t>2. Wo endet seine Wirkung?</w:t>
      </w:r>
      <w:r w:rsidRPr="00DD4640">
        <w:br/>
        <w:t>3. Welches größere Problem bleibt offen?</w:t>
      </w:r>
      <w:r w:rsidRPr="00DD4640">
        <w:br/>
        <w:t>4. Warum ist mein Angebot der nächste sinnvolle Schritt?</w:t>
      </w:r>
      <w:r w:rsidRPr="00DD4640">
        <w:br/>
        <w:t>5. Formuliere daraus einen Abschnitt für Website und E-Mail.</w:t>
      </w:r>
      <w:r w:rsidRPr="00DD4640">
        <w:br/>
      </w:r>
      <w:r w:rsidRPr="00DD4640">
        <w:br/>
        <w:t>Keine künstliche Verknappung.</w:t>
      </w:r>
      <w:r w:rsidRPr="00DD4640">
        <w:br/>
        <w:t>Keine Angstmache.</w:t>
      </w:r>
    </w:p>
    <w:p w14:paraId="7DB09B23" w14:textId="1565987A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3104374" w14:textId="77777777" w:rsidR="00A92312" w:rsidRPr="00DD4640" w:rsidRDefault="00A92312" w:rsidP="00DD4640">
      <w:pPr>
        <w:pStyle w:val="xflie"/>
      </w:pPr>
    </w:p>
    <w:p w14:paraId="52353999" w14:textId="77777777" w:rsidR="00A92312" w:rsidRPr="00DD4640" w:rsidRDefault="00A92312" w:rsidP="00DD4640">
      <w:pPr>
        <w:pStyle w:val="xflie"/>
      </w:pPr>
    </w:p>
    <w:p w14:paraId="3F3AC0F8" w14:textId="77777777" w:rsidR="00A92312" w:rsidRPr="00DD4640" w:rsidRDefault="00A92312" w:rsidP="00DD4640">
      <w:pPr>
        <w:pStyle w:val="xflie"/>
      </w:pPr>
    </w:p>
    <w:p w14:paraId="7B3C78A2" w14:textId="784A72B0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Abschnitt „Für wen geeignet?“</w:t>
      </w:r>
    </w:p>
    <w:p w14:paraId="59ECE6D8" w14:textId="77777777" w:rsidR="00027793" w:rsidRPr="00DD4640" w:rsidRDefault="00027793" w:rsidP="00DD4640">
      <w:pPr>
        <w:pStyle w:val="xflie"/>
      </w:pPr>
      <w:r w:rsidRPr="00DD4640">
        <w:t>Erstelle einen Website-Abschnitt:</w:t>
      </w:r>
      <w:r w:rsidRPr="00DD4640">
        <w:br/>
        <w:t>„Für wen ist [Angebot] geeignet?“</w:t>
      </w:r>
      <w:r w:rsidRPr="00DD4640">
        <w:br/>
      </w:r>
      <w:r w:rsidRPr="00DD4640">
        <w:br/>
        <w:t>Struktur:</w:t>
      </w:r>
      <w:r w:rsidRPr="00DD4640">
        <w:br/>
        <w:t>1. geeignet für: 5 konkrete Fälle</w:t>
      </w:r>
      <w:r w:rsidRPr="00DD4640">
        <w:br/>
        <w:t>2. nicht geeignet für: 3 klare Ausschlüsse</w:t>
      </w:r>
      <w:r w:rsidRPr="00DD4640">
        <w:br/>
        <w:t>3. Entscheidungshilfe: 5 Ja/Nein-Fragen</w:t>
      </w:r>
      <w:r w:rsidRPr="00DD4640">
        <w:br/>
        <w:t>4. kurzer CTA</w:t>
      </w:r>
      <w:r w:rsidRPr="00DD4640">
        <w:br/>
      </w:r>
      <w:r w:rsidRPr="00DD4640">
        <w:br/>
        <w:t>Ton: ehrlich, direkt, vertrauensbildend.</w:t>
      </w:r>
    </w:p>
    <w:p w14:paraId="7060E061" w14:textId="75973BE3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587C2A7E" w14:textId="77777777" w:rsidR="00A92312" w:rsidRPr="00DD4640" w:rsidRDefault="00A92312" w:rsidP="00DD4640">
      <w:pPr>
        <w:pStyle w:val="xflie"/>
      </w:pPr>
    </w:p>
    <w:p w14:paraId="39F6A284" w14:textId="77777777" w:rsidR="00D95AA8" w:rsidRPr="00DD4640" w:rsidRDefault="00D95AA8" w:rsidP="00DD4640">
      <w:pPr>
        <w:pStyle w:val="xflie"/>
      </w:pPr>
    </w:p>
    <w:p w14:paraId="4F8CE95D" w14:textId="41BE542E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Vertrauenselemente ohne Referenzen</w:t>
      </w:r>
    </w:p>
    <w:p w14:paraId="6BE18600" w14:textId="77777777" w:rsidR="00027793" w:rsidRPr="00DD4640" w:rsidRDefault="00027793" w:rsidP="00DD4640">
      <w:pPr>
        <w:pStyle w:val="xflie"/>
      </w:pPr>
      <w:r w:rsidRPr="00DD4640">
        <w:t>Ich habe noch keine starken Kundenreferenzen für [Angebot].</w:t>
      </w:r>
      <w:r w:rsidRPr="00DD4640">
        <w:br/>
      </w:r>
      <w:r w:rsidRPr="00DD4640">
        <w:br/>
        <w:t>Erstelle vertrauensbildende Website-Elemente, ohne falsche Referenzen zu erfinden.</w:t>
      </w:r>
      <w:r w:rsidRPr="00DD4640">
        <w:br/>
      </w:r>
      <w:r w:rsidRPr="00DD4640">
        <w:br/>
        <w:t>Nutze:</w:t>
      </w:r>
      <w:r w:rsidRPr="00DD4640">
        <w:br/>
        <w:t>1. Vorgehensweise</w:t>
      </w:r>
      <w:r w:rsidRPr="00DD4640">
        <w:br/>
        <w:t>2. transparente Grenzen</w:t>
      </w:r>
      <w:r w:rsidRPr="00DD4640">
        <w:br/>
        <w:t>3. beispielhafte Ergebnisse als Modell, klar gekennzeichnet</w:t>
      </w:r>
      <w:r w:rsidRPr="00DD4640">
        <w:br/>
        <w:t>4. fachliche Erfahrung</w:t>
      </w:r>
      <w:r w:rsidRPr="00DD4640">
        <w:br/>
        <w:t>5. Sicherheits- und Datenschutzprinzipien</w:t>
      </w:r>
      <w:r w:rsidRPr="00DD4640">
        <w:br/>
        <w:t>6. klare Erwartungshaltung</w:t>
      </w:r>
      <w:r w:rsidRPr="00DD4640">
        <w:br/>
      </w:r>
      <w:r w:rsidRPr="00DD4640">
        <w:br/>
        <w:t>Ausgabe als konkrete Website-Texte.</w:t>
      </w:r>
    </w:p>
    <w:p w14:paraId="45DE9972" w14:textId="45E15CD0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210F905" w14:textId="4FFE29EB" w:rsidR="00A92312" w:rsidRPr="00A92312" w:rsidRDefault="00A92312" w:rsidP="00A92312">
      <w:pPr>
        <w:spacing w:after="160" w:line="278" w:lineRule="auto"/>
        <w:rPr>
          <w:rFonts w:cs="Times New Roman"/>
          <w14:numForm w14:val="lining"/>
          <w14:numSpacing w14:val="proportional"/>
        </w:rPr>
      </w:pPr>
      <w:r>
        <w:br w:type="page"/>
      </w:r>
    </w:p>
    <w:p w14:paraId="07B1968A" w14:textId="65D81A70" w:rsidR="00027793" w:rsidRPr="00333DEB" w:rsidRDefault="00027793" w:rsidP="00A92312">
      <w:pPr>
        <w:pStyle w:val="berschrift2"/>
        <w:numPr>
          <w:ilvl w:val="2"/>
          <w:numId w:val="221"/>
        </w:numPr>
      </w:pPr>
      <w:proofErr w:type="spellStart"/>
      <w:r w:rsidRPr="00333DEB">
        <w:t>Conversion</w:t>
      </w:r>
      <w:proofErr w:type="spellEnd"/>
      <w:r w:rsidRPr="00333DEB">
        <w:t>-Check für Landingpage</w:t>
      </w:r>
    </w:p>
    <w:p w14:paraId="42E8E3BB" w14:textId="77777777" w:rsidR="00027793" w:rsidRPr="00DD4640" w:rsidRDefault="00027793" w:rsidP="00DD4640">
      <w:pPr>
        <w:pStyle w:val="xflie"/>
      </w:pPr>
      <w:r w:rsidRPr="00DD4640">
        <w:t xml:space="preserve">Prüfe folgende Landingpage auf </w:t>
      </w:r>
      <w:proofErr w:type="spellStart"/>
      <w:r w:rsidRPr="00DD4640">
        <w:t>Conversion</w:t>
      </w:r>
      <w:proofErr w:type="spellEnd"/>
      <w:r w:rsidRPr="00DD4640">
        <w:t>-Schwächen:</w:t>
      </w:r>
      <w:r w:rsidRPr="00DD4640">
        <w:br/>
        <w:t>[Text/Struktur einfügen]</w:t>
      </w:r>
      <w:r w:rsidRPr="00DD4640">
        <w:br/>
      </w:r>
      <w:r w:rsidRPr="00DD4640">
        <w:br/>
        <w:t>Bewerte:</w:t>
      </w:r>
      <w:r w:rsidRPr="00DD4640">
        <w:br/>
        <w:t>1. Ist der Nutzen sofort klar?</w:t>
      </w:r>
      <w:r w:rsidRPr="00DD4640">
        <w:br/>
        <w:t>2. Ist die Zielgruppe eindeutig?</w:t>
      </w:r>
      <w:r w:rsidRPr="00DD4640">
        <w:br/>
        <w:t>3. Gibt es zu viel Text?</w:t>
      </w:r>
      <w:r w:rsidRPr="00DD4640">
        <w:br/>
        <w:t>4. Ist der CTA sichtbar und konkret?</w:t>
      </w:r>
      <w:r w:rsidRPr="00DD4640">
        <w:br/>
        <w:t>5. Sind Einwände beantwortet?</w:t>
      </w:r>
      <w:r w:rsidRPr="00DD4640">
        <w:br/>
        <w:t>6. Fehlen Vertrauenselemente?</w:t>
      </w:r>
      <w:r w:rsidRPr="00DD4640">
        <w:br/>
        <w:t>7. Gibt es Ablenkungen?</w:t>
      </w:r>
      <w:r w:rsidRPr="00DD4640">
        <w:br/>
        <w:t>8. Ist das Formular zu lang?</w:t>
      </w:r>
      <w:r w:rsidRPr="00DD4640">
        <w:br/>
      </w:r>
      <w:r w:rsidRPr="00DD4640">
        <w:br/>
        <w:t>Gib mir eine Prioritätenliste mit maximal 10 konkreten Verbesserungen.</w:t>
      </w:r>
    </w:p>
    <w:p w14:paraId="7B754E3A" w14:textId="71B28062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0306709" w14:textId="77777777" w:rsidR="00A92312" w:rsidRPr="00DD4640" w:rsidRDefault="00A92312" w:rsidP="00DD4640">
      <w:pPr>
        <w:pStyle w:val="xflie"/>
      </w:pPr>
    </w:p>
    <w:p w14:paraId="4486E848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E470A58" w14:textId="45C57E31" w:rsidR="00027793" w:rsidRPr="00DA7DBD" w:rsidRDefault="00027793" w:rsidP="007003DB">
      <w:pPr>
        <w:pStyle w:val="berschrift2"/>
      </w:pPr>
      <w:r w:rsidRPr="00DA7DBD">
        <w:t>Kategorie 9: LinkedIn, Content &amp; Expertenpositionierung</w:t>
      </w:r>
    </w:p>
    <w:p w14:paraId="6664B4CC" w14:textId="1F3BCD19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LinkedIn-Headline optimieren</w:t>
      </w:r>
    </w:p>
    <w:p w14:paraId="4078E65A" w14:textId="77777777" w:rsidR="00027793" w:rsidRPr="00DD4640" w:rsidRDefault="00027793" w:rsidP="00DD4640">
      <w:pPr>
        <w:pStyle w:val="xflie"/>
      </w:pPr>
      <w:r w:rsidRPr="00DD4640">
        <w:t>Ich möchte mein LinkedIn-Profil für [Thema/Angebot] optimieren.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Hauptnutzen:</w:t>
      </w:r>
      <w:r w:rsidRPr="00DD4640">
        <w:br/>
        <w:t>[Nutzen]</w:t>
      </w:r>
      <w:r w:rsidRPr="00DD4640">
        <w:br/>
      </w:r>
      <w:r w:rsidRPr="00DD4640">
        <w:br/>
        <w:t>Erfahrung:</w:t>
      </w:r>
      <w:r w:rsidRPr="00DD4640">
        <w:br/>
        <w:t>[Erfahrung]</w:t>
      </w:r>
      <w:r w:rsidRPr="00DD4640">
        <w:br/>
      </w:r>
      <w:r w:rsidRPr="00DD4640">
        <w:br/>
        <w:t>Erstelle 10 LinkedIn-Headline-Varianten mit maximal 220 Zeichen:</w:t>
      </w:r>
      <w:r w:rsidRPr="00DD4640">
        <w:br/>
        <w:t>1. sachlich</w:t>
      </w:r>
      <w:r w:rsidRPr="00DD4640">
        <w:br/>
        <w:t>2. nutzenorientiert</w:t>
      </w:r>
      <w:r w:rsidRPr="00DD4640">
        <w:br/>
        <w:t>3. für Geschäftsführer</w:t>
      </w:r>
      <w:r w:rsidRPr="00DD4640">
        <w:br/>
        <w:t>4. für Mittelstand</w:t>
      </w:r>
      <w:r w:rsidRPr="00DD4640">
        <w:br/>
        <w:t>5. mit CTA</w:t>
      </w:r>
      <w:r w:rsidRPr="00DD4640">
        <w:br/>
        <w:t>6. ohne Buzzwords</w:t>
      </w:r>
      <w:r w:rsidRPr="00DD4640">
        <w:br/>
        <w:t>7. premium</w:t>
      </w:r>
      <w:r w:rsidRPr="00DD4640">
        <w:br/>
        <w:t>8. direkt</w:t>
      </w:r>
      <w:r w:rsidRPr="00DD4640">
        <w:br/>
        <w:t>9. beratend</w:t>
      </w:r>
      <w:r w:rsidRPr="00DD4640">
        <w:br/>
        <w:t>10. technisch-kompetent</w:t>
      </w:r>
      <w:r w:rsidRPr="00DD4640">
        <w:br/>
      </w:r>
      <w:r w:rsidRPr="00DD4640">
        <w:br/>
        <w:t>Gib am Ende deine beste Empfehlung mit Begründung.</w:t>
      </w:r>
    </w:p>
    <w:p w14:paraId="7929E847" w14:textId="67F43439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0373E1E" w14:textId="77777777" w:rsidR="00A92312" w:rsidRPr="00DD4640" w:rsidRDefault="00A92312" w:rsidP="00DD4640">
      <w:pPr>
        <w:pStyle w:val="xflie"/>
      </w:pPr>
    </w:p>
    <w:p w14:paraId="719A450D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57C0E6F9" w14:textId="0689DAC4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LinkedIn-About-Bereich</w:t>
      </w:r>
    </w:p>
    <w:p w14:paraId="1E69CFFA" w14:textId="77777777" w:rsidR="00027793" w:rsidRPr="00DD4640" w:rsidRDefault="00027793" w:rsidP="00DD4640">
      <w:pPr>
        <w:pStyle w:val="xflie"/>
      </w:pPr>
      <w:r w:rsidRPr="00DD4640">
        <w:t>Erstelle einen LinkedIn-About-Bereich für mich.</w:t>
      </w:r>
      <w:r w:rsidRPr="00DD4640">
        <w:br/>
      </w:r>
      <w:r w:rsidRPr="00DD4640">
        <w:br/>
        <w:t>Informationen:</w:t>
      </w:r>
      <w:r w:rsidRPr="00DD4640">
        <w:br/>
        <w:t>- Name/Rolle: [Name/Rolle]</w:t>
      </w:r>
      <w:r w:rsidRPr="00DD4640">
        <w:br/>
        <w:t>- Zielgruppe: [Zielgruppe]</w:t>
      </w:r>
      <w:r w:rsidRPr="00DD4640">
        <w:br/>
        <w:t>- Angebot: [Angebot]</w:t>
      </w:r>
      <w:r w:rsidRPr="00DD4640">
        <w:br/>
        <w:t>- Erfahrung: [Erfahrung]</w:t>
      </w:r>
      <w:r w:rsidRPr="00DD4640">
        <w:br/>
        <w:t>- Problem der Zielgruppe: [Problem]</w:t>
      </w:r>
      <w:r w:rsidRPr="00DD4640">
        <w:br/>
        <w:t>- Ergebnis: [Ergebnis]</w:t>
      </w:r>
      <w:r w:rsidRPr="00DD4640">
        <w:br/>
        <w:t>- CTA: [Leadmagnet/Potenzialanalyse]</w:t>
      </w:r>
      <w:r w:rsidRPr="00DD4640">
        <w:br/>
      </w:r>
      <w:r w:rsidRPr="00DD4640">
        <w:br/>
        <w:t>Struktur:</w:t>
      </w:r>
      <w:r w:rsidRPr="00DD4640">
        <w:br/>
        <w:t>1. Hook</w:t>
      </w:r>
      <w:r w:rsidRPr="00DD4640">
        <w:br/>
        <w:t>2. Problem</w:t>
      </w:r>
      <w:r w:rsidRPr="00DD4640">
        <w:br/>
        <w:t>3. Lösung</w:t>
      </w:r>
      <w:r w:rsidRPr="00DD4640">
        <w:br/>
        <w:t>4. Glaubwürdigkeit</w:t>
      </w:r>
      <w:r w:rsidRPr="00DD4640">
        <w:br/>
        <w:t>5. Angebot</w:t>
      </w:r>
      <w:r w:rsidRPr="00DD4640">
        <w:br/>
        <w:t>6. CTA</w:t>
      </w:r>
      <w:r w:rsidRPr="00DD4640">
        <w:br/>
      </w:r>
      <w:r w:rsidRPr="00DD4640">
        <w:br/>
        <w:t>Maximal 2.000 Zeichen.</w:t>
      </w:r>
      <w:r w:rsidRPr="00DD4640">
        <w:br/>
        <w:t>Ton: professionell, klar, nicht übertrieben.</w:t>
      </w:r>
    </w:p>
    <w:p w14:paraId="5C5C646A" w14:textId="56CB52E8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35E8E23" w14:textId="26E0DDAA" w:rsidR="00A92312" w:rsidRPr="00A92312" w:rsidRDefault="00A92312" w:rsidP="00A92312">
      <w:pPr>
        <w:spacing w:after="160" w:line="278" w:lineRule="auto"/>
        <w:rPr>
          <w:rFonts w:cs="Times New Roman"/>
          <w14:numForm w14:val="lining"/>
          <w14:numSpacing w14:val="proportional"/>
        </w:rPr>
      </w:pPr>
      <w:r>
        <w:br w:type="page"/>
      </w:r>
    </w:p>
    <w:p w14:paraId="5F8511FE" w14:textId="043E1468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LinkedIn-Post aus Prompt erstellen</w:t>
      </w:r>
    </w:p>
    <w:p w14:paraId="0F103529" w14:textId="77777777" w:rsidR="00027793" w:rsidRPr="00DD4640" w:rsidRDefault="00027793" w:rsidP="00DD4640">
      <w:pPr>
        <w:pStyle w:val="xflie"/>
      </w:pPr>
      <w:r w:rsidRPr="00DD4640">
        <w:t>Verwandle folgenden Prompt in einen LinkedIn-Post:</w:t>
      </w:r>
      <w:r w:rsidRPr="00DD4640">
        <w:br/>
        <w:t>[Prompt einfügen]</w:t>
      </w:r>
      <w:r w:rsidRPr="00DD4640">
        <w:br/>
      </w:r>
      <w:r w:rsidRPr="00DD4640">
        <w:br/>
        <w:t>Der Post soll:</w:t>
      </w:r>
      <w:r w:rsidRPr="00DD4640">
        <w:br/>
        <w:t>1. das Problem erklären</w:t>
      </w:r>
      <w:r w:rsidRPr="00DD4640">
        <w:br/>
        <w:t>2. ein schlechtes Prompt-Beispiel zeigen</w:t>
      </w:r>
      <w:r w:rsidRPr="00DD4640">
        <w:br/>
        <w:t>3. ein verbessertes Prompt-Beispiel zeigen</w:t>
      </w:r>
      <w:r w:rsidRPr="00DD4640">
        <w:br/>
        <w:t>4. den Nutzen erklären</w:t>
      </w:r>
      <w:r w:rsidRPr="00DD4640">
        <w:br/>
        <w:t>5. mit einer Frage enden</w:t>
      </w:r>
      <w:r w:rsidRPr="00DD4640">
        <w:br/>
        <w:t>6. optional auf meinen Leadmagneten verweisen</w:t>
      </w:r>
      <w:r w:rsidRPr="00DD4640">
        <w:br/>
      </w:r>
      <w:r w:rsidRPr="00DD4640">
        <w:br/>
        <w:t>Ton: sachlich, hilfreich, keine Selbstdarstellung.</w:t>
      </w:r>
    </w:p>
    <w:p w14:paraId="7BD43158" w14:textId="1E845C08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7DB0105" w14:textId="77777777" w:rsidR="00D95AA8" w:rsidRPr="00DD4640" w:rsidRDefault="00D95AA8" w:rsidP="00DD4640">
      <w:pPr>
        <w:pStyle w:val="xflie"/>
      </w:pPr>
    </w:p>
    <w:p w14:paraId="3E4C275F" w14:textId="77777777" w:rsidR="00A92312" w:rsidRPr="00DD4640" w:rsidRDefault="00A92312" w:rsidP="00DD4640">
      <w:pPr>
        <w:pStyle w:val="xflie"/>
      </w:pPr>
    </w:p>
    <w:p w14:paraId="1675F9CD" w14:textId="3F9173C2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</w:t>
      </w:r>
      <w:proofErr w:type="spellStart"/>
      <w:r w:rsidRPr="00333DEB">
        <w:t>Carousel</w:t>
      </w:r>
      <w:proofErr w:type="spellEnd"/>
      <w:r w:rsidRPr="00333DEB">
        <w:t xml:space="preserve"> aus Leadmagnet</w:t>
      </w:r>
    </w:p>
    <w:p w14:paraId="46FCF8A0" w14:textId="77777777" w:rsidR="00027793" w:rsidRPr="00DD4640" w:rsidRDefault="00027793" w:rsidP="00DD4640">
      <w:pPr>
        <w:pStyle w:val="xflie"/>
      </w:pPr>
      <w:r w:rsidRPr="00DD4640">
        <w:t>Erstelle aus dem Thema [Thema] ein LinkedIn-</w:t>
      </w:r>
      <w:proofErr w:type="spellStart"/>
      <w:r w:rsidRPr="00DD4640">
        <w:t>Carousel</w:t>
      </w:r>
      <w:proofErr w:type="spellEnd"/>
      <w:r w:rsidRPr="00DD4640">
        <w:t xml:space="preserve"> mit 8 Slides.</w:t>
      </w:r>
      <w:r w:rsidRPr="00DD4640">
        <w:br/>
      </w:r>
      <w:r w:rsidRPr="00DD4640">
        <w:br/>
        <w:t>Struktur:</w:t>
      </w:r>
      <w:r w:rsidRPr="00DD4640">
        <w:br/>
        <w:t>Slide 1: starke Headline</w:t>
      </w:r>
      <w:r w:rsidRPr="00DD4640">
        <w:br/>
        <w:t>Slide 2: Problem</w:t>
      </w:r>
      <w:r w:rsidRPr="00DD4640">
        <w:br/>
        <w:t>Slide 3: typischer Fehler</w:t>
      </w:r>
      <w:r w:rsidRPr="00DD4640">
        <w:br/>
        <w:t>Slide 4: bessere Methode</w:t>
      </w:r>
      <w:r w:rsidRPr="00DD4640">
        <w:br/>
        <w:t>Slide 5: Beispiel</w:t>
      </w:r>
      <w:r w:rsidRPr="00DD4640">
        <w:br/>
        <w:t>Slide 6: Checkliste</w:t>
      </w:r>
      <w:r w:rsidRPr="00DD4640">
        <w:br/>
        <w:t>Slide 7: Ergebnis</w:t>
      </w:r>
      <w:r w:rsidRPr="00DD4640">
        <w:br/>
        <w:t>Slide 8: CTA zum Leadmagneten</w:t>
      </w:r>
      <w:r w:rsidRPr="00DD4640">
        <w:br/>
      </w:r>
      <w:r w:rsidRPr="00DD4640">
        <w:br/>
        <w:t>Gib pro Slide:</w:t>
      </w:r>
      <w:r w:rsidRPr="00DD4640">
        <w:br/>
        <w:t>- Überschrift</w:t>
      </w:r>
      <w:r w:rsidRPr="00DD4640">
        <w:br/>
        <w:t>- kurzer Text</w:t>
      </w:r>
      <w:r w:rsidRPr="00DD4640">
        <w:br/>
        <w:t>- Design-Hinweis</w:t>
      </w:r>
      <w:r w:rsidRPr="00DD4640">
        <w:br/>
        <w:t>- Caption-Text</w:t>
      </w:r>
    </w:p>
    <w:p w14:paraId="71DAF314" w14:textId="5CCD2C0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1EDAC6B7" w14:textId="77777777" w:rsidR="00A92312" w:rsidRPr="00DD4640" w:rsidRDefault="00A92312" w:rsidP="00DD4640">
      <w:pPr>
        <w:pStyle w:val="xflie"/>
      </w:pPr>
    </w:p>
    <w:p w14:paraId="11C583EE" w14:textId="77777777" w:rsidR="00A92312" w:rsidRPr="00DD4640" w:rsidRDefault="00A92312" w:rsidP="00DD4640">
      <w:pPr>
        <w:pStyle w:val="xflie"/>
      </w:pPr>
    </w:p>
    <w:p w14:paraId="7F0B2E21" w14:textId="77777777" w:rsidR="00A92312" w:rsidRPr="00DD4640" w:rsidRDefault="00A92312" w:rsidP="00DD4640">
      <w:pPr>
        <w:pStyle w:val="xflie"/>
      </w:pPr>
    </w:p>
    <w:p w14:paraId="77AC481D" w14:textId="0A3D80EF" w:rsidR="00027793" w:rsidRPr="00333DEB" w:rsidRDefault="00027793" w:rsidP="007003DB">
      <w:pPr>
        <w:pStyle w:val="berschrift2"/>
      </w:pPr>
      <w:r w:rsidRPr="00333DEB">
        <w:t>Kommentarantworten bei Leadmagnet-Anfrage</w:t>
      </w:r>
    </w:p>
    <w:p w14:paraId="2757787F" w14:textId="77777777" w:rsidR="00027793" w:rsidRPr="00DD4640" w:rsidRDefault="00027793" w:rsidP="00DD4640">
      <w:pPr>
        <w:pStyle w:val="xflie"/>
      </w:pPr>
      <w:r w:rsidRPr="00DD4640">
        <w:t>Ich habe auf LinkedIn einen Leadmagneten angeboten.</w:t>
      </w:r>
      <w:r w:rsidRPr="00DD4640">
        <w:br/>
      </w:r>
      <w:r w:rsidRPr="00DD4640">
        <w:br/>
        <w:t>Personen kommentieren mit [Keyword], z. B. „PROMPT“.</w:t>
      </w:r>
      <w:r w:rsidRPr="00DD4640">
        <w:br/>
      </w:r>
      <w:r w:rsidRPr="00DD4640">
        <w:br/>
        <w:t>Erstelle:</w:t>
      </w:r>
      <w:r w:rsidRPr="00DD4640">
        <w:br/>
        <w:t>1. öffentliche Kommentarantwort</w:t>
      </w:r>
      <w:r w:rsidRPr="00DD4640">
        <w:br/>
        <w:t>2. kurze DM mit Link</w:t>
      </w:r>
      <w:r w:rsidRPr="00DD4640">
        <w:br/>
        <w:t>3. Follow-</w:t>
      </w:r>
      <w:proofErr w:type="spellStart"/>
      <w:r w:rsidRPr="00DD4640">
        <w:t>up</w:t>
      </w:r>
      <w:proofErr w:type="spellEnd"/>
      <w:r w:rsidRPr="00DD4640">
        <w:t>-DM nach 2 Tagen</w:t>
      </w:r>
      <w:r w:rsidRPr="00DD4640">
        <w:br/>
        <w:t>4. höfliche Antwort, wenn jemand nicht reagiert</w:t>
      </w:r>
      <w:r w:rsidRPr="00DD4640">
        <w:br/>
      </w:r>
      <w:r w:rsidRPr="00DD4640">
        <w:br/>
        <w:t xml:space="preserve">Ton: hilfreich, nicht </w:t>
      </w:r>
      <w:proofErr w:type="spellStart"/>
      <w:r w:rsidRPr="00DD4640">
        <w:t>spammy</w:t>
      </w:r>
      <w:proofErr w:type="spellEnd"/>
      <w:r w:rsidRPr="00DD4640">
        <w:t>, kein Druck.</w:t>
      </w:r>
    </w:p>
    <w:p w14:paraId="61B672A2" w14:textId="51386A5E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D13017D" w14:textId="77777777" w:rsidR="00D95AA8" w:rsidRPr="00DD4640" w:rsidRDefault="00D95AA8" w:rsidP="00DD4640">
      <w:pPr>
        <w:pStyle w:val="xflie"/>
      </w:pPr>
    </w:p>
    <w:p w14:paraId="601FB561" w14:textId="77777777" w:rsidR="00D95AA8" w:rsidRPr="00DD4640" w:rsidRDefault="00D95AA8" w:rsidP="00DD4640">
      <w:pPr>
        <w:pStyle w:val="xflie"/>
      </w:pPr>
    </w:p>
    <w:p w14:paraId="2F588A2B" w14:textId="30F2D860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5-Tage-LinkedIn-Serie</w:t>
      </w:r>
    </w:p>
    <w:p w14:paraId="72B95AE0" w14:textId="77777777" w:rsidR="00027793" w:rsidRPr="00DD4640" w:rsidRDefault="00027793" w:rsidP="00DD4640">
      <w:pPr>
        <w:pStyle w:val="xflie"/>
      </w:pPr>
      <w:r w:rsidRPr="00DD4640">
        <w:t>Erstelle eine 5-tägige LinkedIn-Content-Serie zum Thema [Thema].</w:t>
      </w:r>
      <w:r w:rsidRPr="00DD4640">
        <w:br/>
      </w:r>
      <w:r w:rsidRPr="00DD4640">
        <w:br/>
        <w:t>Ziel:</w:t>
      </w:r>
      <w:r w:rsidRPr="00DD4640">
        <w:br/>
        <w:t>Vertrauen aufbauen und am Ende meinen Leadmagneten [Titel] anbieten.</w:t>
      </w:r>
      <w:r w:rsidRPr="00DD4640">
        <w:br/>
      </w:r>
      <w:r w:rsidRPr="00DD4640">
        <w:br/>
        <w:t>Pro Tag:</w:t>
      </w:r>
      <w:r w:rsidRPr="00DD4640">
        <w:br/>
        <w:t>- Post-Typ</w:t>
      </w:r>
      <w:r w:rsidRPr="00DD4640">
        <w:br/>
        <w:t>- Hook</w:t>
      </w:r>
      <w:r w:rsidRPr="00DD4640">
        <w:br/>
        <w:t>- Kernaussage</w:t>
      </w:r>
      <w:r w:rsidRPr="00DD4640">
        <w:br/>
        <w:t>- Kurztext</w:t>
      </w:r>
      <w:r w:rsidRPr="00DD4640">
        <w:br/>
        <w:t>- CTA</w:t>
      </w:r>
      <w:r w:rsidRPr="00DD4640">
        <w:br/>
        <w:t>- Kommentarfrage</w:t>
      </w:r>
      <w:r w:rsidRPr="00DD4640">
        <w:br/>
      </w:r>
      <w:r w:rsidRPr="00DD4640">
        <w:br/>
        <w:t>Content-Mix:</w:t>
      </w:r>
      <w:r w:rsidRPr="00DD4640">
        <w:br/>
        <w:t>Tag 1: Problem</w:t>
      </w:r>
      <w:r w:rsidRPr="00DD4640">
        <w:br/>
        <w:t>Tag 2: Beispiel</w:t>
      </w:r>
      <w:r w:rsidRPr="00DD4640">
        <w:br/>
        <w:t>Tag 3: Fehler</w:t>
      </w:r>
      <w:r w:rsidRPr="00DD4640">
        <w:br/>
        <w:t>Tag 4: Anleitung</w:t>
      </w:r>
      <w:r w:rsidRPr="00DD4640">
        <w:br/>
        <w:t>Tag 5: Leadmagnet-CTA</w:t>
      </w:r>
    </w:p>
    <w:p w14:paraId="4BE0399D" w14:textId="7C557B0D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5D75A69B" w14:textId="77777777" w:rsidR="00DA7DBD" w:rsidRDefault="00DA7DBD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eastAsiaTheme="majorEastAsia" w:cstheme="majorBidi"/>
          <w:b/>
          <w:i/>
          <w:szCs w:val="32"/>
        </w:rPr>
      </w:pPr>
      <w:r>
        <w:br w:type="page"/>
      </w:r>
    </w:p>
    <w:p w14:paraId="740F07C9" w14:textId="5E3EF98C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Vorher-Nachher-Prompt-Post</w:t>
      </w:r>
    </w:p>
    <w:p w14:paraId="7FAA9C5B" w14:textId="77777777" w:rsidR="00027793" w:rsidRPr="00DD4640" w:rsidRDefault="00027793" w:rsidP="00DD4640">
      <w:pPr>
        <w:pStyle w:val="xflie"/>
      </w:pPr>
      <w:r w:rsidRPr="00DD4640">
        <w:t>Erstelle einen LinkedIn-Post nach dem Muster:</w:t>
      </w:r>
      <w:r w:rsidRPr="00DD4640">
        <w:br/>
        <w:t>„schlechter Prompt vs. guter Prompt“.</w:t>
      </w:r>
      <w:r w:rsidRPr="00DD4640">
        <w:br/>
      </w:r>
      <w:r w:rsidRPr="00DD4640">
        <w:br/>
        <w:t>Thema:</w:t>
      </w:r>
      <w:r w:rsidRPr="00DD4640">
        <w:br/>
        <w:t>[Thema]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Struktur:</w:t>
      </w:r>
      <w:r w:rsidRPr="00DD4640">
        <w:br/>
        <w:t>1. Hook: „Der Unterschied liegt nicht im Tool, sondern in der Frage.“</w:t>
      </w:r>
      <w:r w:rsidRPr="00DD4640">
        <w:br/>
        <w:t>2. schlechter Prompt</w:t>
      </w:r>
      <w:r w:rsidRPr="00DD4640">
        <w:br/>
        <w:t>3. guter Prompt</w:t>
      </w:r>
      <w:r w:rsidRPr="00DD4640">
        <w:br/>
        <w:t>4. warum der gute Prompt besser funktioniert</w:t>
      </w:r>
      <w:r w:rsidRPr="00DD4640">
        <w:br/>
        <w:t>5. Mini-Checkliste</w:t>
      </w:r>
      <w:r w:rsidRPr="00DD4640">
        <w:br/>
        <w:t>6. CTA oder Frage</w:t>
      </w:r>
      <w:r w:rsidRPr="00DD4640">
        <w:br/>
      </w:r>
      <w:r w:rsidRPr="00DD4640">
        <w:br/>
        <w:t>Maximal 1.500 Zeichen.</w:t>
      </w:r>
    </w:p>
    <w:p w14:paraId="4F3D5674" w14:textId="765E98EE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716602FF" w14:textId="77777777" w:rsidR="00D95AA8" w:rsidRPr="00DD4640" w:rsidRDefault="00D95AA8" w:rsidP="00DD4640">
      <w:pPr>
        <w:pStyle w:val="xflie"/>
      </w:pPr>
    </w:p>
    <w:p w14:paraId="2DB70E39" w14:textId="77777777" w:rsidR="00A92312" w:rsidRPr="00DD4640" w:rsidRDefault="00A92312" w:rsidP="00DD4640">
      <w:pPr>
        <w:pStyle w:val="xflie"/>
      </w:pPr>
    </w:p>
    <w:p w14:paraId="7F2A82AB" w14:textId="3E94B53B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Mini-Case ohne echte Kundendaten</w:t>
      </w:r>
    </w:p>
    <w:p w14:paraId="1CE3D4DB" w14:textId="77777777" w:rsidR="00027793" w:rsidRPr="00DD4640" w:rsidRDefault="00027793" w:rsidP="00DD4640">
      <w:pPr>
        <w:pStyle w:val="xflie"/>
      </w:pPr>
      <w:r w:rsidRPr="00DD4640">
        <w:t>Erstelle einen LinkedIn-Post als anonymisiertes Praxisbeispiel.</w:t>
      </w:r>
      <w:r w:rsidRPr="00DD4640">
        <w:br/>
      </w:r>
      <w:r w:rsidRPr="00DD4640">
        <w:br/>
        <w:t>Situation:</w:t>
      </w:r>
      <w:r w:rsidRPr="00DD4640">
        <w:br/>
        <w:t>- Branche: [Branche]</w:t>
      </w:r>
      <w:r w:rsidRPr="00DD4640">
        <w:br/>
        <w:t>- Problem: [Problem]</w:t>
      </w:r>
      <w:r w:rsidRPr="00DD4640">
        <w:br/>
        <w:t>- Lösung: [Lösung]</w:t>
      </w:r>
      <w:r w:rsidRPr="00DD4640">
        <w:br/>
        <w:t>- Ergebnis: [Ergebnis oder Modellrechnung]</w:t>
      </w:r>
      <w:r w:rsidRPr="00DD4640">
        <w:br/>
      </w:r>
      <w:r w:rsidRPr="00DD4640">
        <w:br/>
        <w:t>Wichtig:</w:t>
      </w:r>
      <w:r w:rsidRPr="00DD4640">
        <w:br/>
        <w:t>- keine erfundenen echten Kundennamen</w:t>
      </w:r>
      <w:r w:rsidRPr="00DD4640">
        <w:br/>
        <w:t>- keine falschen Referenzen</w:t>
      </w:r>
      <w:r w:rsidRPr="00DD4640">
        <w:br/>
        <w:t>- Modellrechnung klar kennzeichnen</w:t>
      </w:r>
      <w:r w:rsidRPr="00DD4640">
        <w:br/>
      </w:r>
      <w:r w:rsidRPr="00DD4640">
        <w:br/>
        <w:t>Struktur:</w:t>
      </w:r>
      <w:r w:rsidRPr="00DD4640">
        <w:br/>
        <w:t xml:space="preserve">Problem </w:t>
      </w:r>
      <w:r w:rsidRPr="00DD4640">
        <w:rPr>
          <w:rFonts w:ascii="Times New Roman" w:hAnsi="Times New Roman"/>
        </w:rPr>
        <w:t>→</w:t>
      </w:r>
      <w:r w:rsidRPr="00DD4640">
        <w:t xml:space="preserve"> Ansatz </w:t>
      </w:r>
      <w:r w:rsidRPr="00DD4640">
        <w:rPr>
          <w:rFonts w:ascii="Times New Roman" w:hAnsi="Times New Roman"/>
        </w:rPr>
        <w:t>→</w:t>
      </w:r>
      <w:r w:rsidRPr="00DD4640">
        <w:t xml:space="preserve"> Ergebnis </w:t>
      </w:r>
      <w:r w:rsidRPr="00DD4640">
        <w:rPr>
          <w:rFonts w:ascii="Times New Roman" w:hAnsi="Times New Roman"/>
        </w:rPr>
        <w:t>→</w:t>
      </w:r>
      <w:r w:rsidRPr="00DD4640">
        <w:t xml:space="preserve"> Lernpunkt </w:t>
      </w:r>
      <w:r w:rsidRPr="00DD4640">
        <w:rPr>
          <w:rFonts w:ascii="Times New Roman" w:hAnsi="Times New Roman"/>
        </w:rPr>
        <w:t>→</w:t>
      </w:r>
      <w:r w:rsidRPr="00DD4640">
        <w:t xml:space="preserve"> Frage.</w:t>
      </w:r>
    </w:p>
    <w:p w14:paraId="4DC8CCC4" w14:textId="05C7E408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LinkedIn-Redaktionsplan</w:t>
      </w:r>
    </w:p>
    <w:p w14:paraId="2B644C5A" w14:textId="77777777" w:rsidR="00027793" w:rsidRPr="00DD4640" w:rsidRDefault="00027793" w:rsidP="00DD4640">
      <w:pPr>
        <w:pStyle w:val="xflie"/>
      </w:pPr>
      <w:r w:rsidRPr="00DD4640">
        <w:t>Erstelle einen 4-Wochen-LinkedIn-Redaktionsplan für [Thema/Angebot].</w:t>
      </w:r>
      <w:r w:rsidRPr="00DD4640">
        <w:br/>
      </w:r>
      <w:r w:rsidRPr="00DD4640">
        <w:br/>
        <w:t>Zielgruppe:</w:t>
      </w:r>
      <w:r w:rsidRPr="00DD4640">
        <w:br/>
        <w:t>[Zielgruppe]</w:t>
      </w:r>
      <w:r w:rsidRPr="00DD4640">
        <w:br/>
      </w:r>
      <w:r w:rsidRPr="00DD4640">
        <w:br/>
        <w:t>Ziel:</w:t>
      </w:r>
      <w:r w:rsidRPr="00DD4640">
        <w:br/>
        <w:t>[Sichtbarkeit/Leads/Vertrauen]</w:t>
      </w:r>
      <w:r w:rsidRPr="00DD4640">
        <w:br/>
      </w:r>
      <w:r w:rsidRPr="00DD4640">
        <w:br/>
        <w:t>Vorgaben:</w:t>
      </w:r>
      <w:r w:rsidRPr="00DD4640">
        <w:br/>
        <w:t>- 3 Posts pro Woche</w:t>
      </w:r>
      <w:r w:rsidRPr="00DD4640">
        <w:br/>
        <w:t>- 40 % Fachwissen</w:t>
      </w:r>
      <w:r w:rsidRPr="00DD4640">
        <w:br/>
        <w:t>- 30 % Praxisbeispiele</w:t>
      </w:r>
      <w:r w:rsidRPr="00DD4640">
        <w:br/>
        <w:t>- 20 % persönliche Positionierung</w:t>
      </w:r>
      <w:r w:rsidRPr="00DD4640">
        <w:br/>
        <w:t>- 10 % CTA</w:t>
      </w:r>
      <w:r w:rsidRPr="00DD4640">
        <w:br/>
      </w:r>
      <w:r w:rsidRPr="00DD4640">
        <w:br/>
        <w:t>Jeder Post mit:</w:t>
      </w:r>
      <w:r w:rsidRPr="00DD4640">
        <w:br/>
        <w:t>- Thema</w:t>
      </w:r>
      <w:r w:rsidRPr="00DD4640">
        <w:br/>
        <w:t>- Hook</w:t>
      </w:r>
      <w:r w:rsidRPr="00DD4640">
        <w:br/>
        <w:t>- Format</w:t>
      </w:r>
      <w:r w:rsidRPr="00DD4640">
        <w:br/>
        <w:t>- CTA</w:t>
      </w:r>
      <w:r w:rsidRPr="00DD4640">
        <w:br/>
        <w:t>- Ziel</w:t>
      </w:r>
      <w:r w:rsidRPr="00DD4640">
        <w:br/>
      </w:r>
      <w:r w:rsidRPr="00DD4640">
        <w:br/>
        <w:t>Ausgabe als Tabelle.</w:t>
      </w:r>
    </w:p>
    <w:p w14:paraId="41D1E7AC" w14:textId="112C47D1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7725F788" w14:textId="77777777" w:rsidR="00B74BE7" w:rsidRDefault="00B74BE7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2CB17632" w14:textId="4CD081C3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LinkedIn-Profil auf Leadmagnet ausrichten</w:t>
      </w:r>
    </w:p>
    <w:p w14:paraId="2F10254C" w14:textId="77777777" w:rsidR="00027793" w:rsidRPr="00DD4640" w:rsidRDefault="00027793" w:rsidP="00DD4640">
      <w:pPr>
        <w:pStyle w:val="xflie"/>
      </w:pPr>
      <w:r w:rsidRPr="00DD4640">
        <w:t>Prüfe mein LinkedIn-Profil auf Leadmagnet-Tauglichkeit.</w:t>
      </w:r>
      <w:r w:rsidRPr="00DD4640">
        <w:br/>
      </w:r>
      <w:r w:rsidRPr="00DD4640">
        <w:br/>
        <w:t>Profilinformationen:</w:t>
      </w:r>
      <w:r w:rsidRPr="00DD4640">
        <w:br/>
        <w:t xml:space="preserve">[Headline, About, </w:t>
      </w:r>
      <w:proofErr w:type="spellStart"/>
      <w:r w:rsidRPr="00DD4640">
        <w:t>Featured</w:t>
      </w:r>
      <w:proofErr w:type="spellEnd"/>
      <w:r w:rsidRPr="00DD4640">
        <w:t xml:space="preserve"> </w:t>
      </w:r>
      <w:proofErr w:type="spellStart"/>
      <w:r w:rsidRPr="00DD4640">
        <w:t>Section</w:t>
      </w:r>
      <w:proofErr w:type="spellEnd"/>
      <w:r w:rsidRPr="00DD4640">
        <w:t>, aktuelle Beiträge einfügen]</w:t>
      </w:r>
      <w:r w:rsidRPr="00DD4640">
        <w:br/>
      </w:r>
      <w:r w:rsidRPr="00DD4640">
        <w:br/>
        <w:t>Bewerte:</w:t>
      </w:r>
      <w:r w:rsidRPr="00DD4640">
        <w:br/>
        <w:t>1. Ist sofort klar, für wen ich arbeite?</w:t>
      </w:r>
      <w:r w:rsidRPr="00DD4640">
        <w:br/>
        <w:t>2. Ist mein Leadmagnet sichtbar?</w:t>
      </w:r>
      <w:r w:rsidRPr="00DD4640">
        <w:br/>
        <w:t>3. Ist der CTA klar?</w:t>
      </w:r>
      <w:r w:rsidRPr="00DD4640">
        <w:br/>
        <w:t>4. Passt die Headline zum Angebot?</w:t>
      </w:r>
      <w:r w:rsidRPr="00DD4640">
        <w:br/>
        <w:t>5. Fehlt Vertrauen?</w:t>
      </w:r>
      <w:r w:rsidRPr="00DD4640">
        <w:br/>
        <w:t>6. Welche 5 Änderungen bringen am meisten?</w:t>
      </w:r>
      <w:r w:rsidRPr="00DD4640">
        <w:br/>
      </w:r>
      <w:r w:rsidRPr="00DD4640">
        <w:br/>
        <w:t>Gib konkrete Textvorschläge.</w:t>
      </w:r>
    </w:p>
    <w:p w14:paraId="197392E1" w14:textId="6ACBD71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3F4C279C" w14:textId="77777777" w:rsidR="00A92312" w:rsidRPr="00DD4640" w:rsidRDefault="00A92312" w:rsidP="00DD4640">
      <w:pPr>
        <w:pStyle w:val="xflie"/>
      </w:pPr>
    </w:p>
    <w:p w14:paraId="3BF388C4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1D6730C" w14:textId="1AE0C508" w:rsidR="00027793" w:rsidRPr="00DA7DBD" w:rsidRDefault="00027793" w:rsidP="007003DB">
      <w:pPr>
        <w:pStyle w:val="berschrift2"/>
      </w:pPr>
      <w:r w:rsidRPr="00DA7DBD">
        <w:t>Kategorie 10: KI-Automatisierung, Prozesse &amp; Prompt-Optimierung</w:t>
      </w:r>
    </w:p>
    <w:p w14:paraId="1B083468" w14:textId="7E0E837A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Prozessanalyse für KI-Automatisierung</w:t>
      </w:r>
    </w:p>
    <w:p w14:paraId="24CF313C" w14:textId="77777777" w:rsidR="00027793" w:rsidRPr="00DD4640" w:rsidRDefault="00027793" w:rsidP="00DD4640">
      <w:pPr>
        <w:pStyle w:val="xflie"/>
      </w:pPr>
      <w:r w:rsidRPr="00DD4640">
        <w:t>Analysiere folgenden Geschäftsprozess auf KI-Automatisierungspotenzial:</w:t>
      </w:r>
      <w:r w:rsidRPr="00DD4640">
        <w:br/>
        <w:t>[Prozessbeschreibung]</w:t>
      </w:r>
      <w:r w:rsidRPr="00DD4640">
        <w:br/>
      </w:r>
      <w:r w:rsidRPr="00DD4640">
        <w:br/>
        <w:t>Bewerte:</w:t>
      </w:r>
      <w:r w:rsidRPr="00DD4640">
        <w:br/>
        <w:t>1. Wiederholbarkeit</w:t>
      </w:r>
      <w:r w:rsidRPr="00DD4640">
        <w:br/>
        <w:t>2. Datenverfügbarkeit</w:t>
      </w:r>
      <w:r w:rsidRPr="00DD4640">
        <w:br/>
        <w:t>3. Fehleranfälligkeit</w:t>
      </w:r>
      <w:r w:rsidRPr="00DD4640">
        <w:br/>
        <w:t>4. Zeitaufwand</w:t>
      </w:r>
      <w:r w:rsidRPr="00DD4640">
        <w:br/>
        <w:t>5. Risiko bei Automatisierung</w:t>
      </w:r>
      <w:r w:rsidRPr="00DD4640">
        <w:br/>
        <w:t>6. potenzieller Nutzen</w:t>
      </w:r>
      <w:r w:rsidRPr="00DD4640">
        <w:br/>
        <w:t>7. Quick-</w:t>
      </w:r>
      <w:proofErr w:type="spellStart"/>
      <w:r w:rsidRPr="00DD4640">
        <w:t>Win</w:t>
      </w:r>
      <w:proofErr w:type="spellEnd"/>
      <w:r w:rsidRPr="00DD4640">
        <w:t>-Potenzial</w:t>
      </w:r>
      <w:r w:rsidRPr="00DD4640">
        <w:br/>
      </w:r>
      <w:r w:rsidRPr="00DD4640">
        <w:br/>
        <w:t>Gib pro Punkt eine Bewertung von 1 bis 10.</w:t>
      </w:r>
      <w:r w:rsidRPr="00DD4640">
        <w:br/>
      </w:r>
      <w:r w:rsidRPr="00DD4640">
        <w:br/>
        <w:t>Nenne danach:</w:t>
      </w:r>
      <w:r w:rsidRPr="00DD4640">
        <w:br/>
        <w:t>- 3 sinnvollste Automatisierungsschritte</w:t>
      </w:r>
      <w:r w:rsidRPr="00DD4640">
        <w:br/>
        <w:t>- erste Testversion innerhalb von 7 Tagen</w:t>
      </w:r>
      <w:r w:rsidRPr="00DD4640">
        <w:br/>
        <w:t>- größte Risiken</w:t>
      </w:r>
      <w:r w:rsidRPr="00DD4640">
        <w:br/>
        <w:t>- benötigte Daten oder Tools</w:t>
      </w:r>
    </w:p>
    <w:p w14:paraId="3BA07ECC" w14:textId="7CD51533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6207042" w14:textId="77777777" w:rsidR="00A92312" w:rsidRPr="00DD4640" w:rsidRDefault="00A92312" w:rsidP="00DD4640">
      <w:pPr>
        <w:pStyle w:val="xflie"/>
      </w:pPr>
    </w:p>
    <w:p w14:paraId="130E9975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172D3433" w14:textId="08D29E46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30-Tage-Automatisierungs-Roadmap</w:t>
      </w:r>
    </w:p>
    <w:p w14:paraId="3C384512" w14:textId="77777777" w:rsidR="00027793" w:rsidRPr="00DD4640" w:rsidRDefault="00027793" w:rsidP="00DD4640">
      <w:pPr>
        <w:pStyle w:val="xflie"/>
      </w:pPr>
      <w:r w:rsidRPr="00DD4640">
        <w:t>Ich möchte folgenden Bereich automatisieren:</w:t>
      </w:r>
      <w:r w:rsidRPr="00DD4640">
        <w:br/>
        <w:t>[Bereich]</w:t>
      </w:r>
      <w:r w:rsidRPr="00DD4640">
        <w:br/>
      </w:r>
      <w:r w:rsidRPr="00DD4640">
        <w:br/>
        <w:t>Aktueller Ablauf:</w:t>
      </w:r>
      <w:r w:rsidRPr="00DD4640">
        <w:br/>
        <w:t>[Ablauf]</w:t>
      </w:r>
      <w:r w:rsidRPr="00DD4640">
        <w:br/>
      </w:r>
      <w:r w:rsidRPr="00DD4640">
        <w:br/>
        <w:t>Verfügbare Tools:</w:t>
      </w:r>
      <w:r w:rsidRPr="00DD4640">
        <w:br/>
        <w:t>[Tools]</w:t>
      </w:r>
      <w:r w:rsidRPr="00DD4640">
        <w:br/>
      </w:r>
      <w:r w:rsidRPr="00DD4640">
        <w:br/>
        <w:t>Technisches Niveau:</w:t>
      </w:r>
      <w:r w:rsidRPr="00DD4640">
        <w:br/>
        <w:t>[niedrig/mittel/hoch]</w:t>
      </w:r>
      <w:r w:rsidRPr="00DD4640">
        <w:br/>
      </w:r>
      <w:r w:rsidRPr="00DD4640">
        <w:br/>
        <w:t>Erstelle eine 30-Tage-Roadmap:</w:t>
      </w:r>
      <w:r w:rsidRPr="00DD4640">
        <w:br/>
      </w:r>
      <w:r w:rsidRPr="00DD4640">
        <w:br/>
        <w:t>Woche 1: Analyse</w:t>
      </w:r>
      <w:r w:rsidRPr="00DD4640">
        <w:br/>
        <w:t>Woche 2: erster Prototyp</w:t>
      </w:r>
      <w:r w:rsidRPr="00DD4640">
        <w:br/>
        <w:t>Woche 3: Test</w:t>
      </w:r>
      <w:r w:rsidRPr="00DD4640">
        <w:br/>
        <w:t>Woche 4: Verbesserung und Übergabe</w:t>
      </w:r>
      <w:r w:rsidRPr="00DD4640">
        <w:br/>
      </w:r>
      <w:r w:rsidRPr="00DD4640">
        <w:br/>
      </w:r>
      <w:proofErr w:type="spellStart"/>
      <w:r w:rsidRPr="00DD4640">
        <w:t>Pro</w:t>
      </w:r>
      <w:proofErr w:type="spellEnd"/>
      <w:r w:rsidRPr="00DD4640">
        <w:t xml:space="preserve"> Woche:</w:t>
      </w:r>
      <w:r w:rsidRPr="00DD4640">
        <w:br/>
        <w:t>- Ziel</w:t>
      </w:r>
      <w:r w:rsidRPr="00DD4640">
        <w:br/>
        <w:t>- Aufgaben</w:t>
      </w:r>
      <w:r w:rsidRPr="00DD4640">
        <w:br/>
        <w:t>- Ergebnis</w:t>
      </w:r>
      <w:r w:rsidRPr="00DD4640">
        <w:br/>
        <w:t>- Risiko</w:t>
      </w:r>
      <w:r w:rsidRPr="00DD4640">
        <w:br/>
        <w:t>- Entscheidungspunkt</w:t>
      </w:r>
    </w:p>
    <w:p w14:paraId="55BE9463" w14:textId="222A2CAB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4F7B0F5" w14:textId="77777777" w:rsidR="00A92312" w:rsidRPr="00DD4640" w:rsidRDefault="00A92312" w:rsidP="00DD4640">
      <w:pPr>
        <w:pStyle w:val="xflie"/>
      </w:pPr>
    </w:p>
    <w:p w14:paraId="4DED7FED" w14:textId="77777777" w:rsidR="00A92312" w:rsidRPr="00DD4640" w:rsidRDefault="00A92312" w:rsidP="00DD4640">
      <w:pPr>
        <w:pStyle w:val="xflie"/>
      </w:pPr>
    </w:p>
    <w:p w14:paraId="40CA714E" w14:textId="77777777" w:rsidR="00A92312" w:rsidRPr="00DD4640" w:rsidRDefault="00A92312" w:rsidP="00DD4640">
      <w:pPr>
        <w:pStyle w:val="xflie"/>
      </w:pPr>
    </w:p>
    <w:p w14:paraId="56246150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0B4F736F" w14:textId="3221CF8F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Manuell, Outsourcing oder Automatisierung</w:t>
      </w:r>
    </w:p>
    <w:p w14:paraId="020C1829" w14:textId="77777777" w:rsidR="00027793" w:rsidRPr="00DD4640" w:rsidRDefault="00027793" w:rsidP="00DD4640">
      <w:pPr>
        <w:pStyle w:val="xflie"/>
      </w:pPr>
      <w:r w:rsidRPr="00DD4640">
        <w:t>Wir überlegen, ob wir [Aufgabe/Prozess] manuell lassen, auslagern oder automatisieren.</w:t>
      </w:r>
      <w:r w:rsidRPr="00DD4640">
        <w:br/>
      </w:r>
      <w:r w:rsidRPr="00DD4640">
        <w:br/>
        <w:t>Daten:</w:t>
      </w:r>
      <w:r w:rsidRPr="00DD4640">
        <w:br/>
        <w:t>- Zeitaufwand pro Woche: [Stunden]</w:t>
      </w:r>
      <w:r w:rsidRPr="00DD4640">
        <w:br/>
        <w:t>- Fehlerquote oder Probleme: [Beschreibung]</w:t>
      </w:r>
      <w:r w:rsidRPr="00DD4640">
        <w:br/>
        <w:t>- interne Kosten: [Betrag]</w:t>
      </w:r>
      <w:r w:rsidRPr="00DD4640">
        <w:br/>
        <w:t>- externe Kosten: [Betrag]</w:t>
      </w:r>
      <w:r w:rsidRPr="00DD4640">
        <w:br/>
        <w:t>- Automatisierungskosten: [Betrag]</w:t>
      </w:r>
      <w:r w:rsidRPr="00DD4640">
        <w:br/>
        <w:t>- Risiko: [Beschreibung]</w:t>
      </w:r>
      <w:r w:rsidRPr="00DD4640">
        <w:br/>
      </w:r>
      <w:r w:rsidRPr="00DD4640">
        <w:br/>
        <w:t>Vergleiche:</w:t>
      </w:r>
      <w:r w:rsidRPr="00DD4640">
        <w:br/>
        <w:t>1. manuell behalten</w:t>
      </w:r>
      <w:r w:rsidRPr="00DD4640">
        <w:br/>
        <w:t>2. outsourcen</w:t>
      </w:r>
      <w:r w:rsidRPr="00DD4640">
        <w:br/>
        <w:t>3. teilautomatisieren</w:t>
      </w:r>
      <w:r w:rsidRPr="00DD4640">
        <w:br/>
        <w:t>4. vollautomatisieren</w:t>
      </w:r>
      <w:r w:rsidRPr="00DD4640">
        <w:br/>
      </w:r>
      <w:r w:rsidRPr="00DD4640">
        <w:br/>
        <w:t>Gib eine klare Empfehlung für die nächsten 90 Tage.</w:t>
      </w:r>
    </w:p>
    <w:p w14:paraId="25077E2A" w14:textId="57CE589C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76A2959B" w14:textId="77777777" w:rsidR="00A92312" w:rsidRPr="00DD4640" w:rsidRDefault="00A92312" w:rsidP="00DD4640">
      <w:pPr>
        <w:pStyle w:val="xflie"/>
      </w:pPr>
    </w:p>
    <w:p w14:paraId="2B7FDD9D" w14:textId="7A080E74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SOP aus chaotischem Prozess erstellen</w:t>
      </w:r>
    </w:p>
    <w:p w14:paraId="4C6C9C7B" w14:textId="3BD79079" w:rsidR="00027793" w:rsidRPr="00DD4640" w:rsidRDefault="00027793" w:rsidP="00DD4640">
      <w:pPr>
        <w:pStyle w:val="xflie"/>
      </w:pPr>
      <w:r w:rsidRPr="00DD4640">
        <w:t>Verwandle folgenden chaotischen Ablauf in eine klare SOP:</w:t>
      </w:r>
      <w:r w:rsidRPr="00DD4640">
        <w:br/>
        <w:t>[Ablauf einfügen]</w:t>
      </w:r>
      <w:r w:rsidRPr="00DD4640">
        <w:br/>
      </w:r>
      <w:r w:rsidRPr="00DD4640">
        <w:br/>
        <w:t>Die SOP soll enthalten:</w:t>
      </w:r>
      <w:r w:rsidRPr="00DD4640">
        <w:br/>
        <w:t>1. Ziel des Prozesses</w:t>
      </w:r>
      <w:r w:rsidRPr="00DD4640">
        <w:br/>
        <w:t>2. Auslöser</w:t>
      </w:r>
      <w:r w:rsidRPr="00DD4640">
        <w:br/>
        <w:t>3. benötigte Inputs</w:t>
      </w:r>
      <w:r w:rsidRPr="00DD4640">
        <w:br/>
        <w:t>4. Schritt-für-Schritt-Ablauf</w:t>
      </w:r>
      <w:r w:rsidRPr="00DD4640">
        <w:br/>
        <w:t>5. verantwortliche Rolle</w:t>
      </w:r>
      <w:r w:rsidRPr="00DD4640">
        <w:br/>
        <w:t>6. Qualitätscheck</w:t>
      </w:r>
      <w:r w:rsidRPr="00DD4640">
        <w:br/>
        <w:t>7. häufige Fehler</w:t>
      </w:r>
      <w:r w:rsidRPr="00DD4640">
        <w:br/>
        <w:t>8. Eskalationspunkt</w:t>
      </w:r>
      <w:r w:rsidRPr="00DD4640">
        <w:br/>
        <w:t>9. messbares Ergebnis</w:t>
      </w:r>
      <w:r w:rsidRPr="00DD4640">
        <w:br/>
        <w:t>Ton: direkt, intern nutzbar, keine unnötigen Erklärungen.</w:t>
      </w:r>
    </w:p>
    <w:p w14:paraId="7DBBF305" w14:textId="1144EB78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Prompt verbessern lassen</w:t>
      </w:r>
    </w:p>
    <w:p w14:paraId="2E670CF1" w14:textId="77777777" w:rsidR="00027793" w:rsidRPr="00DD4640" w:rsidRDefault="00027793" w:rsidP="00DD4640">
      <w:pPr>
        <w:pStyle w:val="xflie"/>
      </w:pPr>
      <w:r w:rsidRPr="00DD4640">
        <w:t>Optimiere folgenden Prompt:</w:t>
      </w:r>
      <w:r w:rsidRPr="00DD4640">
        <w:br/>
        <w:t>[Prompt einfügen]</w:t>
      </w:r>
      <w:r w:rsidRPr="00DD4640">
        <w:br/>
      </w:r>
      <w:r w:rsidRPr="00DD4640">
        <w:br/>
        <w:t>Prüfe:</w:t>
      </w:r>
      <w:r w:rsidRPr="00DD4640">
        <w:br/>
        <w:t>1. Ist das Ziel klar?</w:t>
      </w:r>
      <w:r w:rsidRPr="00DD4640">
        <w:br/>
        <w:t>2. Ist der Kontext ausreichend?</w:t>
      </w:r>
      <w:r w:rsidRPr="00DD4640">
        <w:br/>
        <w:t xml:space="preserve">3. Sind Rolle, Aufgabe und </w:t>
      </w:r>
      <w:proofErr w:type="spellStart"/>
      <w:r w:rsidRPr="00DD4640">
        <w:t>Outputformat</w:t>
      </w:r>
      <w:proofErr w:type="spellEnd"/>
      <w:r w:rsidRPr="00DD4640">
        <w:t xml:space="preserve"> definiert?</w:t>
      </w:r>
      <w:r w:rsidRPr="00DD4640">
        <w:br/>
        <w:t>4. Fehlen Einschränkungen?</w:t>
      </w:r>
      <w:r w:rsidRPr="00DD4640">
        <w:br/>
        <w:t>5. Fehlen Beispiele?</w:t>
      </w:r>
      <w:r w:rsidRPr="00DD4640">
        <w:br/>
        <w:t>6. Gibt es unnötige Wörter?</w:t>
      </w:r>
      <w:r w:rsidRPr="00DD4640">
        <w:br/>
        <w:t>7. Kann der Prompt zuverlässiger werden?</w:t>
      </w:r>
      <w:r w:rsidRPr="00DD4640">
        <w:br/>
      </w:r>
      <w:r w:rsidRPr="00DD4640">
        <w:br/>
        <w:t>Gib aus:</w:t>
      </w:r>
      <w:r w:rsidRPr="00DD4640">
        <w:br/>
        <w:t>1. Diagnose</w:t>
      </w:r>
      <w:r w:rsidRPr="00DD4640">
        <w:br/>
        <w:t>2. verbesserte Version</w:t>
      </w:r>
      <w:r w:rsidRPr="00DD4640">
        <w:br/>
        <w:t>3. kurze Erklärung der Änderungen</w:t>
      </w:r>
      <w:r w:rsidRPr="00DD4640">
        <w:br/>
        <w:t>4. optionale Kurzversion</w:t>
      </w:r>
    </w:p>
    <w:p w14:paraId="4268326C" w14:textId="47006759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005174A7" w14:textId="77777777" w:rsidR="00D95AA8" w:rsidRPr="00DD4640" w:rsidRDefault="00D95AA8" w:rsidP="00DD4640">
      <w:pPr>
        <w:pStyle w:val="xflie"/>
      </w:pPr>
    </w:p>
    <w:p w14:paraId="1CE198C3" w14:textId="77777777" w:rsidR="00A92312" w:rsidRPr="00DD4640" w:rsidRDefault="00A92312" w:rsidP="00DD4640">
      <w:pPr>
        <w:pStyle w:val="xflie"/>
      </w:pPr>
    </w:p>
    <w:p w14:paraId="0225CA29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32632DE8" w14:textId="4FF4EC9B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Prompt für verschiedene KI-Modelle anpassen</w:t>
      </w:r>
    </w:p>
    <w:p w14:paraId="21E4DA80" w14:textId="77777777" w:rsidR="00027793" w:rsidRPr="00DD4640" w:rsidRDefault="00027793" w:rsidP="00DD4640">
      <w:pPr>
        <w:pStyle w:val="xflie"/>
      </w:pPr>
      <w:r w:rsidRPr="00DD4640">
        <w:t>Passe folgenden Prompt für verschiedene KI-Modelle an:</w:t>
      </w:r>
      <w:r w:rsidRPr="00DD4640">
        <w:br/>
        <w:t>[Prompt einfügen]</w:t>
      </w:r>
      <w:r w:rsidRPr="00DD4640">
        <w:br/>
      </w:r>
      <w:r w:rsidRPr="00DD4640">
        <w:br/>
        <w:t>Erstelle Versionen für:</w:t>
      </w:r>
      <w:r w:rsidRPr="00DD4640">
        <w:br/>
        <w:t>1. ChatGPT</w:t>
      </w:r>
      <w:r w:rsidRPr="00DD4640">
        <w:br/>
        <w:t>2. Claude</w:t>
      </w:r>
      <w:r w:rsidRPr="00DD4640">
        <w:br/>
        <w:t>3. Gemini</w:t>
      </w:r>
      <w:r w:rsidRPr="00DD4640">
        <w:br/>
        <w:t>4. lokales LLM mit schwächerer Leistung</w:t>
      </w:r>
      <w:r w:rsidRPr="00DD4640">
        <w:br/>
      </w:r>
      <w:r w:rsidRPr="00DD4640">
        <w:br/>
        <w:t>Achte auf:</w:t>
      </w:r>
      <w:r w:rsidRPr="00DD4640">
        <w:br/>
        <w:t>- klare Struktur</w:t>
      </w:r>
      <w:r w:rsidRPr="00DD4640">
        <w:br/>
        <w:t>- wenig Mehrdeutigkeit</w:t>
      </w:r>
      <w:r w:rsidRPr="00DD4640">
        <w:br/>
        <w:t>- robuste Ausgabe</w:t>
      </w:r>
      <w:r w:rsidRPr="00DD4640">
        <w:br/>
        <w:t>- einfache Anweisungen</w:t>
      </w:r>
      <w:r w:rsidRPr="00DD4640">
        <w:br/>
        <w:t>- keine unnötige Komplexität</w:t>
      </w:r>
      <w:r w:rsidRPr="00DD4640">
        <w:br/>
      </w:r>
      <w:r w:rsidRPr="00DD4640">
        <w:br/>
        <w:t>Gib pro Version eine kurze Einsatzempfehlung.</w:t>
      </w:r>
    </w:p>
    <w:p w14:paraId="639F2356" w14:textId="7589A941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63982DCA" w14:textId="77777777" w:rsidR="00A92312" w:rsidRPr="00DD4640" w:rsidRDefault="00A92312" w:rsidP="00DD4640">
      <w:pPr>
        <w:pStyle w:val="xflie"/>
      </w:pPr>
    </w:p>
    <w:p w14:paraId="06B1D8A2" w14:textId="77777777" w:rsidR="00D95AA8" w:rsidRDefault="00D95AA8">
      <w:pPr>
        <w:spacing w:after="160" w:line="278" w:lineRule="auto"/>
        <w:rPr>
          <w:rFonts w:eastAsiaTheme="majorEastAsia" w:cstheme="majorBidi"/>
          <w:b/>
          <w:iCs/>
          <w:sz w:val="28"/>
          <w:szCs w:val="36"/>
        </w:rPr>
      </w:pPr>
      <w:r>
        <w:br w:type="page"/>
      </w:r>
    </w:p>
    <w:p w14:paraId="6B1B74FA" w14:textId="7EC92C35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KI-Ausgabe prüfen</w:t>
      </w:r>
      <w:r w:rsidR="00D47166">
        <w:t xml:space="preserve"> </w:t>
      </w:r>
    </w:p>
    <w:p w14:paraId="176399C0" w14:textId="77777777" w:rsidR="00027793" w:rsidRPr="00DD4640" w:rsidRDefault="00027793" w:rsidP="00DD4640">
      <w:pPr>
        <w:pStyle w:val="xflie"/>
      </w:pPr>
      <w:r w:rsidRPr="00DD4640">
        <w:t>Prüfe folgende KI-Ausgabe:</w:t>
      </w:r>
      <w:r w:rsidRPr="00DD4640">
        <w:br/>
        <w:t>[Text einfügen]</w:t>
      </w:r>
      <w:r w:rsidRPr="00DD4640">
        <w:br/>
      </w:r>
      <w:r w:rsidRPr="00DD4640">
        <w:br/>
        <w:t>Bewerte:</w:t>
      </w:r>
      <w:r w:rsidRPr="00DD4640">
        <w:br/>
        <w:t>1. sachliche Klarheit</w:t>
      </w:r>
      <w:r w:rsidRPr="00DD4640">
        <w:br/>
        <w:t>2. Vollständigkeit</w:t>
      </w:r>
      <w:r w:rsidRPr="00DD4640">
        <w:br/>
        <w:t>3. Tonalität</w:t>
      </w:r>
      <w:r w:rsidRPr="00DD4640">
        <w:br/>
        <w:t>4. Umsetzbarkeit</w:t>
      </w:r>
      <w:r w:rsidRPr="00DD4640">
        <w:br/>
        <w:t>5. mögliche Halluzinationen</w:t>
      </w:r>
      <w:r w:rsidRPr="00DD4640">
        <w:br/>
        <w:t>6. fehlende Annahmen</w:t>
      </w:r>
      <w:r w:rsidRPr="00DD4640">
        <w:br/>
        <w:t>7. rechtliche, finanzielle oder personenbezogene Risiken, falls relevant</w:t>
      </w:r>
      <w:r w:rsidRPr="00DD4640">
        <w:br/>
      </w:r>
      <w:r w:rsidRPr="00DD4640">
        <w:br/>
        <w:t>Gib:</w:t>
      </w:r>
      <w:r w:rsidRPr="00DD4640">
        <w:br/>
        <w:t>- Gesamtbewertung 1 bis 10</w:t>
      </w:r>
      <w:r w:rsidRPr="00DD4640">
        <w:br/>
        <w:t>- konkrete Schwächen</w:t>
      </w:r>
      <w:r w:rsidRPr="00DD4640">
        <w:br/>
        <w:t>- verbesserte Version</w:t>
      </w:r>
      <w:r w:rsidRPr="00DD4640">
        <w:br/>
        <w:t>- offene Prüfpunkte vor Veröffentlichung</w:t>
      </w:r>
    </w:p>
    <w:p w14:paraId="630E2933" w14:textId="3D2F2058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2A1DD96E" w14:textId="77777777" w:rsidR="00D95AA8" w:rsidRPr="00DD4640" w:rsidRDefault="00D95AA8" w:rsidP="00DD4640">
      <w:pPr>
        <w:pStyle w:val="xflie"/>
      </w:pPr>
    </w:p>
    <w:p w14:paraId="6261A174" w14:textId="77777777" w:rsidR="00A92312" w:rsidRPr="00DD4640" w:rsidRDefault="00A92312" w:rsidP="00DD4640">
      <w:pPr>
        <w:pStyle w:val="xflie"/>
      </w:pPr>
    </w:p>
    <w:p w14:paraId="314F6A30" w14:textId="7DC03BDE" w:rsidR="00027793" w:rsidRPr="00333DEB" w:rsidRDefault="00027793" w:rsidP="00A92312">
      <w:pPr>
        <w:pStyle w:val="berschrift2"/>
        <w:numPr>
          <w:ilvl w:val="2"/>
          <w:numId w:val="221"/>
        </w:numPr>
        <w:rPr>
          <w:bCs/>
        </w:rPr>
      </w:pPr>
      <w:r w:rsidRPr="00DA7DBD">
        <w:t>Automatisierungsideen</w:t>
      </w:r>
      <w:r w:rsidRPr="00333DEB">
        <w:rPr>
          <w:bCs/>
        </w:rPr>
        <w:t xml:space="preserve"> </w:t>
      </w:r>
      <w:r w:rsidRPr="00DA7DBD">
        <w:t>aus</w:t>
      </w:r>
      <w:r w:rsidRPr="00333DEB">
        <w:rPr>
          <w:bCs/>
        </w:rPr>
        <w:t xml:space="preserve"> </w:t>
      </w:r>
      <w:r w:rsidRPr="00DA7DBD">
        <w:t>Alltagssymptomen</w:t>
      </w:r>
    </w:p>
    <w:p w14:paraId="4EA9730D" w14:textId="77777777" w:rsidR="00027793" w:rsidRPr="00DD4640" w:rsidRDefault="00027793" w:rsidP="00DD4640">
      <w:pPr>
        <w:pStyle w:val="xflie"/>
      </w:pPr>
      <w:r w:rsidRPr="00DD4640">
        <w:t>Ich beschreibe typische Probleme aus meinem Arbeitsalltag:</w:t>
      </w:r>
      <w:r w:rsidRPr="00DD4640">
        <w:br/>
        <w:t>[Problemliste]</w:t>
      </w:r>
      <w:r w:rsidRPr="00DD4640">
        <w:br/>
      </w:r>
      <w:r w:rsidRPr="00DD4640">
        <w:br/>
        <w:t>Leite daraus konkrete Automatisierungsideen ab.</w:t>
      </w:r>
      <w:r w:rsidRPr="00DD4640">
        <w:br/>
      </w:r>
      <w:r w:rsidRPr="00DD4640">
        <w:br/>
        <w:t>Ausgabe als Tabelle:</w:t>
      </w:r>
      <w:r w:rsidRPr="00DD4640">
        <w:br/>
        <w:t>1. Problem</w:t>
      </w:r>
      <w:r w:rsidRPr="00DD4640">
        <w:br/>
        <w:t>2. mögliche Automatisierung</w:t>
      </w:r>
      <w:r w:rsidRPr="00DD4640">
        <w:br/>
        <w:t>3. benötigte Daten oder Tools</w:t>
      </w:r>
      <w:r w:rsidRPr="00DD4640">
        <w:br/>
        <w:t>4. Aufwand niedrig/mittel/hoch</w:t>
      </w:r>
      <w:r w:rsidRPr="00DD4640">
        <w:br/>
        <w:t>5. Nutzen niedrig/mittel/hoch</w:t>
      </w:r>
      <w:r w:rsidRPr="00DD4640">
        <w:br/>
        <w:t>6. Risiko</w:t>
      </w:r>
      <w:r w:rsidRPr="00DD4640">
        <w:br/>
        <w:t>7. erster Test innerhalb von 7 Tagen</w:t>
      </w:r>
      <w:r w:rsidRPr="00DD4640">
        <w:br/>
      </w:r>
      <w:r w:rsidRPr="00DD4640">
        <w:br/>
        <w:t>Sortiere nach Quick-</w:t>
      </w:r>
      <w:proofErr w:type="spellStart"/>
      <w:r w:rsidRPr="00DD4640">
        <w:t>Win</w:t>
      </w:r>
      <w:proofErr w:type="spellEnd"/>
      <w:r w:rsidRPr="00DD4640">
        <w:t>-Potenzial.</w:t>
      </w:r>
    </w:p>
    <w:p w14:paraId="55AF9BBA" w14:textId="0DAC5B50" w:rsidR="00027793" w:rsidRDefault="00027793" w:rsidP="000772C4">
      <w:pPr>
        <w:tabs>
          <w:tab w:val="left" w:pos="709"/>
          <w:tab w:val="left" w:pos="1701"/>
          <w:tab w:val="left" w:pos="2835"/>
        </w:tabs>
      </w:pPr>
    </w:p>
    <w:p w14:paraId="4CF61EE3" w14:textId="0C01778D" w:rsidR="00027793" w:rsidRPr="00333DEB" w:rsidRDefault="00027793" w:rsidP="00A92312">
      <w:pPr>
        <w:pStyle w:val="berschrift2"/>
        <w:numPr>
          <w:ilvl w:val="2"/>
          <w:numId w:val="221"/>
        </w:numPr>
      </w:pPr>
      <w:r w:rsidRPr="00333DEB">
        <w:t>KI-</w:t>
      </w:r>
      <w:r w:rsidRPr="00B7362E">
        <w:t>Potenzialanalyse</w:t>
      </w:r>
      <w:r w:rsidRPr="00333DEB">
        <w:t xml:space="preserve"> vorbereiten</w:t>
      </w:r>
    </w:p>
    <w:p w14:paraId="190BCF05" w14:textId="77777777" w:rsidR="00027793" w:rsidRPr="00DD4640" w:rsidRDefault="00027793" w:rsidP="00DD4640">
      <w:pPr>
        <w:pStyle w:val="xflie"/>
      </w:pPr>
      <w:proofErr w:type="spellStart"/>
      <w:r w:rsidRPr="00DD4640">
        <w:t>Bereite</w:t>
      </w:r>
      <w:proofErr w:type="spellEnd"/>
      <w:r w:rsidRPr="00DD4640">
        <w:t xml:space="preserve"> eine KI-Potenzialanalyse für folgendes Unternehmen vor:</w:t>
      </w:r>
      <w:r w:rsidRPr="00DD4640">
        <w:br/>
      </w:r>
      <w:r w:rsidRPr="00DD4640">
        <w:br/>
        <w:t>Branche: [Branche]</w:t>
      </w:r>
      <w:r w:rsidRPr="00DD4640">
        <w:br/>
        <w:t>Mitarbeiterzahl: [Zahl]</w:t>
      </w:r>
      <w:r w:rsidRPr="00DD4640">
        <w:br/>
        <w:t>Hauptprozesse: [Prozesse]</w:t>
      </w:r>
      <w:r w:rsidRPr="00DD4640">
        <w:br/>
        <w:t>Aktuelle Probleme: [Probleme]</w:t>
      </w:r>
      <w:r w:rsidRPr="00DD4640">
        <w:br/>
        <w:t>Genutzte Software: [Tools]</w:t>
      </w:r>
      <w:r w:rsidRPr="00DD4640">
        <w:br/>
        <w:t>Ziel: [Zeit sparen/Kosten senken/Umsatz steigern/Qualität erhöhen]</w:t>
      </w:r>
      <w:r w:rsidRPr="00DD4640">
        <w:br/>
      </w:r>
      <w:r w:rsidRPr="00DD4640">
        <w:br/>
        <w:t>Erstelle:</w:t>
      </w:r>
      <w:r w:rsidRPr="00DD4640">
        <w:br/>
        <w:t>1. 5 Analysefragen</w:t>
      </w:r>
      <w:r w:rsidRPr="00DD4640">
        <w:br/>
        <w:t>2. 5 mögliche Automatisierungsfelder</w:t>
      </w:r>
      <w:r w:rsidRPr="00DD4640">
        <w:br/>
        <w:t>3. 3 Quick Wins</w:t>
      </w:r>
      <w:r w:rsidRPr="00DD4640">
        <w:br/>
        <w:t>4. 3 Risiken</w:t>
      </w:r>
      <w:r w:rsidRPr="00DD4640">
        <w:br/>
        <w:t>5. Vorschlag für nächsten Schritt</w:t>
      </w:r>
      <w:r w:rsidRPr="00DD4640">
        <w:br/>
        <w:t>6. Kurzfassung für ein Erstgespräch</w:t>
      </w:r>
      <w:r w:rsidRPr="00DD4640">
        <w:br/>
      </w:r>
      <w:r w:rsidRPr="00DD4640">
        <w:br/>
        <w:t>Keine unrealistischen Versprechen.</w:t>
      </w:r>
    </w:p>
    <w:p w14:paraId="7511C383" w14:textId="6A81B93D" w:rsidR="00027793" w:rsidRPr="00333DEB" w:rsidRDefault="00027793" w:rsidP="000772C4">
      <w:pPr>
        <w:tabs>
          <w:tab w:val="left" w:pos="709"/>
          <w:tab w:val="left" w:pos="1701"/>
          <w:tab w:val="left" w:pos="2835"/>
        </w:tabs>
      </w:pPr>
    </w:p>
    <w:p w14:paraId="7C1B85C3" w14:textId="77777777" w:rsidR="002F6CCB" w:rsidRDefault="002F6CCB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rPr>
          <w:rFonts w:ascii="Code Pro" w:eastAsiaTheme="majorEastAsia" w:hAnsi="Code Pro" w:cstheme="majorBidi"/>
          <w:b/>
          <w:iCs/>
          <w:sz w:val="28"/>
          <w:szCs w:val="36"/>
        </w:rPr>
      </w:pPr>
      <w:r>
        <w:br w:type="page"/>
      </w:r>
    </w:p>
    <w:p w14:paraId="45866A7B" w14:textId="754C53ED" w:rsidR="00027793" w:rsidRPr="00333DEB" w:rsidRDefault="00A92312" w:rsidP="00A92312">
      <w:pPr>
        <w:pStyle w:val="berschrift2"/>
        <w:numPr>
          <w:ilvl w:val="2"/>
          <w:numId w:val="221"/>
        </w:numPr>
      </w:pPr>
      <w:r>
        <w:t xml:space="preserve"> </w:t>
      </w:r>
      <w:r w:rsidR="00027793" w:rsidRPr="00333DEB">
        <w:t>Prompt-Bibliothek prüfen und erweiter</w:t>
      </w:r>
      <w:r w:rsidR="00B7362E">
        <w:t>n</w:t>
      </w:r>
    </w:p>
    <w:p w14:paraId="0B996A7D" w14:textId="52459736" w:rsidR="00027793" w:rsidRPr="00DD4640" w:rsidRDefault="00027793" w:rsidP="000772C4">
      <w:pPr>
        <w:tabs>
          <w:tab w:val="left" w:pos="709"/>
          <w:tab w:val="left" w:pos="1701"/>
          <w:tab w:val="left" w:pos="2835"/>
        </w:tabs>
        <w:rPr>
          <w:color w:val="000000" w:themeColor="text1"/>
        </w:rPr>
      </w:pPr>
      <w:r w:rsidRPr="00DD4640">
        <w:rPr>
          <w:color w:val="000000" w:themeColor="text1"/>
        </w:rPr>
        <w:t>Prüfe meine bestehende Prompt-Bibliothek:</w:t>
      </w:r>
      <w:r w:rsidRPr="00DD4640">
        <w:rPr>
          <w:color w:val="000000" w:themeColor="text1"/>
        </w:rPr>
        <w:br/>
        <w:t>[Prompts einfügen]</w:t>
      </w:r>
      <w:r w:rsidRPr="00DD4640">
        <w:rPr>
          <w:color w:val="000000" w:themeColor="text1"/>
        </w:rPr>
        <w:br/>
      </w:r>
      <w:r w:rsidRPr="00DD4640">
        <w:rPr>
          <w:color w:val="000000" w:themeColor="text1"/>
        </w:rPr>
        <w:br/>
        <w:t>Analysiere:</w:t>
      </w:r>
      <w:r w:rsidRPr="00DD4640">
        <w:rPr>
          <w:color w:val="000000" w:themeColor="text1"/>
        </w:rPr>
        <w:br/>
        <w:t>1. Welche Zielgruppen sind abgedeckt?</w:t>
      </w:r>
      <w:r w:rsidRPr="00DD4640">
        <w:rPr>
          <w:color w:val="000000" w:themeColor="text1"/>
        </w:rPr>
        <w:br/>
        <w:t>2. Welche Themen fehlen?</w:t>
      </w:r>
      <w:r w:rsidRPr="00DD4640">
        <w:rPr>
          <w:color w:val="000000" w:themeColor="text1"/>
        </w:rPr>
        <w:br/>
        <w:t>3. Welche Prompts sind zu ähnlich?</w:t>
      </w:r>
      <w:r w:rsidRPr="00DD4640">
        <w:rPr>
          <w:color w:val="000000" w:themeColor="text1"/>
        </w:rPr>
        <w:br/>
        <w:t>4. Welche Prompts sind zu riskant oder unklar?</w:t>
      </w:r>
      <w:r w:rsidRPr="00DD4640">
        <w:rPr>
          <w:color w:val="000000" w:themeColor="text1"/>
        </w:rPr>
        <w:br/>
        <w:t>5. Welche Prompts haben hohes Leadmagnet-Potenzial?</w:t>
      </w:r>
      <w:r w:rsidRPr="00DD4640">
        <w:rPr>
          <w:color w:val="000000" w:themeColor="text1"/>
        </w:rPr>
        <w:br/>
        <w:t>6. Welche Prompts eignen sich für Premium-Inhalte?</w:t>
      </w:r>
      <w:r w:rsidRPr="00DD4640">
        <w:rPr>
          <w:color w:val="000000" w:themeColor="text1"/>
        </w:rPr>
        <w:br/>
      </w:r>
    </w:p>
    <w:p w14:paraId="38072371" w14:textId="2DC05C06" w:rsidR="002F6CCB" w:rsidRDefault="002F6CCB" w:rsidP="000772C4">
      <w:pPr>
        <w:tabs>
          <w:tab w:val="left" w:pos="709"/>
          <w:tab w:val="left" w:pos="1701"/>
          <w:tab w:val="left" w:pos="2835"/>
        </w:tabs>
        <w:spacing w:after="160" w:line="278" w:lineRule="auto"/>
        <w:ind w:left="-567"/>
      </w:pPr>
      <w:r>
        <w:br w:type="page"/>
      </w:r>
      <w:r w:rsidR="0028614E">
        <w:rPr>
          <w:noProof/>
        </w:rPr>
        <w:drawing>
          <wp:anchor distT="0" distB="0" distL="114300" distR="114300" simplePos="0" relativeHeight="251686912" behindDoc="1" locked="0" layoutInCell="1" allowOverlap="1" wp14:anchorId="18CE15A9" wp14:editId="6F800AC5">
            <wp:simplePos x="0" y="0"/>
            <wp:positionH relativeFrom="column">
              <wp:posOffset>2540</wp:posOffset>
            </wp:positionH>
            <wp:positionV relativeFrom="paragraph">
              <wp:posOffset>27452</wp:posOffset>
            </wp:positionV>
            <wp:extent cx="5760085" cy="9007475"/>
            <wp:effectExtent l="0" t="0" r="0" b="3175"/>
            <wp:wrapNone/>
            <wp:docPr id="1176397949" name="Grafik 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7949" name="Grafik 1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00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1CC326CA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  <w:sz w:val="32"/>
          <w:szCs w:val="32"/>
        </w:rPr>
      </w:pPr>
      <w:r w:rsidRPr="00FE42CC">
        <w:rPr>
          <w:rFonts w:ascii="Code Pro" w:hAnsi="Code Pro"/>
          <w:b/>
          <w:bCs/>
          <w:sz w:val="32"/>
          <w:szCs w:val="32"/>
        </w:rPr>
        <w:t>IMPRESSUM</w:t>
      </w:r>
    </w:p>
    <w:p w14:paraId="05B3D0FA" w14:textId="77777777" w:rsidR="002F6CCB" w:rsidRPr="00FE42CC" w:rsidRDefault="002F6CCB" w:rsidP="00FE42CC">
      <w:pPr>
        <w:spacing w:after="120" w:line="288" w:lineRule="auto"/>
      </w:pPr>
    </w:p>
    <w:p w14:paraId="5E64C622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  <w:sz w:val="28"/>
          <w:szCs w:val="28"/>
        </w:rPr>
      </w:pPr>
      <w:r w:rsidRPr="00FE42CC">
        <w:rPr>
          <w:rFonts w:ascii="Code Pro" w:hAnsi="Code Pro"/>
          <w:b/>
          <w:bCs/>
          <w:sz w:val="28"/>
          <w:szCs w:val="28"/>
        </w:rPr>
        <w:t>Autor</w:t>
      </w:r>
    </w:p>
    <w:p w14:paraId="5B11F2D9" w14:textId="77777777" w:rsidR="002F6CCB" w:rsidRPr="00FE42CC" w:rsidRDefault="002F6CCB" w:rsidP="00FE42CC">
      <w:pPr>
        <w:spacing w:after="120" w:line="288" w:lineRule="auto"/>
      </w:pPr>
      <w:r w:rsidRPr="00FE42CC">
        <w:t>Tino Schneider</w:t>
      </w:r>
    </w:p>
    <w:p w14:paraId="5A9E4945" w14:textId="77777777" w:rsidR="002F6CCB" w:rsidRPr="00FE42CC" w:rsidRDefault="002F6CCB" w:rsidP="00FE42CC">
      <w:pPr>
        <w:spacing w:after="120" w:line="288" w:lineRule="auto"/>
      </w:pPr>
    </w:p>
    <w:p w14:paraId="056DBF20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</w:rPr>
      </w:pPr>
      <w:r w:rsidRPr="00FE42CC">
        <w:rPr>
          <w:rFonts w:ascii="Code Pro" w:hAnsi="Code Pro"/>
          <w:b/>
          <w:bCs/>
          <w:sz w:val="28"/>
          <w:szCs w:val="28"/>
        </w:rPr>
        <w:t>Herausgeber</w:t>
      </w:r>
    </w:p>
    <w:p w14:paraId="5E49E70B" w14:textId="77777777" w:rsidR="002F6CCB" w:rsidRPr="00FE42CC" w:rsidRDefault="002F6CCB" w:rsidP="00FE42CC">
      <w:pPr>
        <w:spacing w:after="120" w:line="288" w:lineRule="auto"/>
      </w:pPr>
      <w:proofErr w:type="spellStart"/>
      <w:r w:rsidRPr="00FE42CC">
        <w:t>Nurovelle</w:t>
      </w:r>
      <w:proofErr w:type="spellEnd"/>
    </w:p>
    <w:p w14:paraId="54318895" w14:textId="77777777" w:rsidR="002F6CCB" w:rsidRPr="00FE42CC" w:rsidRDefault="002F6CCB" w:rsidP="00FE42CC">
      <w:pPr>
        <w:spacing w:after="120" w:line="288" w:lineRule="auto"/>
      </w:pPr>
    </w:p>
    <w:p w14:paraId="0B519213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  <w:sz w:val="28"/>
          <w:szCs w:val="28"/>
        </w:rPr>
      </w:pPr>
      <w:r w:rsidRPr="00FE42CC">
        <w:rPr>
          <w:rFonts w:ascii="Code Pro" w:hAnsi="Code Pro"/>
          <w:b/>
          <w:bCs/>
          <w:sz w:val="28"/>
          <w:szCs w:val="28"/>
        </w:rPr>
        <w:t>Kontakt</w:t>
      </w:r>
    </w:p>
    <w:p w14:paraId="535DA37D" w14:textId="77777777" w:rsidR="002F6CCB" w:rsidRPr="00FE42CC" w:rsidRDefault="002F6CCB" w:rsidP="00FE42CC">
      <w:pPr>
        <w:spacing w:after="120" w:line="288" w:lineRule="auto"/>
      </w:pPr>
      <w:r w:rsidRPr="00FE42CC">
        <w:t>info@nurovelle.de</w:t>
      </w:r>
    </w:p>
    <w:p w14:paraId="4A55E247" w14:textId="77777777" w:rsidR="002F6CCB" w:rsidRPr="00FE42CC" w:rsidRDefault="002F6CCB" w:rsidP="00FE42CC">
      <w:pPr>
        <w:spacing w:after="120" w:line="288" w:lineRule="auto"/>
      </w:pPr>
    </w:p>
    <w:p w14:paraId="5BD69EE6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  <w:sz w:val="28"/>
          <w:szCs w:val="28"/>
        </w:rPr>
      </w:pPr>
      <w:r w:rsidRPr="00FE42CC">
        <w:rPr>
          <w:rFonts w:ascii="Code Pro" w:hAnsi="Code Pro"/>
          <w:b/>
          <w:bCs/>
          <w:sz w:val="28"/>
          <w:szCs w:val="28"/>
        </w:rPr>
        <w:t>Website</w:t>
      </w:r>
    </w:p>
    <w:p w14:paraId="539AC6FA" w14:textId="77777777" w:rsidR="002F6CCB" w:rsidRPr="00FE42CC" w:rsidRDefault="002F6CCB" w:rsidP="00FE42CC">
      <w:pPr>
        <w:spacing w:after="120" w:line="288" w:lineRule="auto"/>
      </w:pPr>
      <w:r w:rsidRPr="00FE42CC">
        <w:t>www.nurovelle.de</w:t>
      </w:r>
    </w:p>
    <w:p w14:paraId="73D05476" w14:textId="77777777" w:rsidR="002F6CCB" w:rsidRPr="00FE42CC" w:rsidRDefault="002F6CCB" w:rsidP="00FE42CC">
      <w:pPr>
        <w:spacing w:after="120" w:line="288" w:lineRule="auto"/>
      </w:pPr>
    </w:p>
    <w:p w14:paraId="1A45256F" w14:textId="77777777" w:rsidR="002F6CCB" w:rsidRPr="00FE42CC" w:rsidRDefault="002F6CCB" w:rsidP="00FE42CC">
      <w:pPr>
        <w:spacing w:after="120" w:line="288" w:lineRule="auto"/>
        <w:rPr>
          <w:rFonts w:ascii="Code Pro" w:hAnsi="Code Pro"/>
          <w:b/>
          <w:bCs/>
          <w:sz w:val="28"/>
          <w:szCs w:val="28"/>
        </w:rPr>
      </w:pPr>
      <w:r w:rsidRPr="00FE42CC">
        <w:rPr>
          <w:rFonts w:ascii="Code Pro" w:hAnsi="Code Pro"/>
          <w:b/>
          <w:bCs/>
          <w:sz w:val="28"/>
          <w:szCs w:val="28"/>
        </w:rPr>
        <w:t>Copyright</w:t>
      </w:r>
    </w:p>
    <w:p w14:paraId="69B9E2D2" w14:textId="1FDDCDA8" w:rsidR="002F6CCB" w:rsidRDefault="002F6CCB" w:rsidP="00FE42CC">
      <w:pPr>
        <w:spacing w:after="120" w:line="288" w:lineRule="auto"/>
      </w:pPr>
      <w:r w:rsidRPr="00FE42CC">
        <w:t xml:space="preserve">© 2026 d4sd1ng @ </w:t>
      </w:r>
      <w:proofErr w:type="spellStart"/>
      <w:r w:rsidRPr="00FE42CC">
        <w:t>Nurovelle</w:t>
      </w:r>
      <w:proofErr w:type="spellEnd"/>
    </w:p>
    <w:p w14:paraId="4406B5FC" w14:textId="77777777" w:rsidR="00FE42CC" w:rsidRPr="00DD4640" w:rsidRDefault="00FE42CC" w:rsidP="00DD4640">
      <w:pPr>
        <w:pStyle w:val="xflie"/>
      </w:pPr>
    </w:p>
    <w:p w14:paraId="1B3F87C7" w14:textId="77777777" w:rsidR="002F6CCB" w:rsidRPr="00FE42CC" w:rsidRDefault="002F6CCB" w:rsidP="00FE42CC"/>
    <w:p w14:paraId="6F48AFF0" w14:textId="77777777" w:rsidR="002F6CCB" w:rsidRPr="00FE42CC" w:rsidRDefault="002F6CCB" w:rsidP="00FE42CC">
      <w:pPr>
        <w:rPr>
          <w:i/>
          <w:iCs/>
        </w:rPr>
      </w:pPr>
      <w:r w:rsidRPr="00FE42CC">
        <w:rPr>
          <w:i/>
          <w:iCs/>
        </w:rPr>
        <w:t>Alle Inhalte dieses Dokuments wurden mit größter Sorgfalt erstellt. Eine Haftung für Vollständigkeit, Aktualität und Richtigkeit wird ausgeschlossen.</w:t>
      </w:r>
    </w:p>
    <w:p w14:paraId="52927170" w14:textId="77777777" w:rsidR="002F6CCB" w:rsidRPr="00FE42CC" w:rsidRDefault="002F6CCB" w:rsidP="00FE42CC">
      <w:pPr>
        <w:rPr>
          <w:i/>
          <w:iCs/>
        </w:rPr>
      </w:pPr>
    </w:p>
    <w:p w14:paraId="3E535452" w14:textId="5716BB37" w:rsidR="002F6CCB" w:rsidRPr="00FE42CC" w:rsidRDefault="002F6CCB" w:rsidP="00FE42CC">
      <w:pPr>
        <w:rPr>
          <w:i/>
          <w:iCs/>
        </w:rPr>
      </w:pPr>
      <w:r w:rsidRPr="00FE42CC">
        <w:rPr>
          <w:i/>
          <w:iCs/>
        </w:rPr>
        <w:t>Alle Rechte vorbehalten. Vervielfältigung, Verbreitung oder Veröffentlichung – auch auszugsweise – nur mit schriftlicher Genehmigung des Herausgebers.</w:t>
      </w:r>
    </w:p>
    <w:sectPr w:rsidR="002F6CCB" w:rsidRPr="00FE42CC" w:rsidSect="00D611C3">
      <w:headerReference w:type="default" r:id="rId14"/>
      <w:footerReference w:type="default" r:id="rId15"/>
      <w:pgSz w:w="11906" w:h="16838"/>
      <w:pgMar w:top="1677" w:right="1417" w:bottom="1276" w:left="1417" w:header="708" w:footer="537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Tino Schneider" w:date="2026-06-19T14:03:00Z" w:initials="TSc">
    <w:p w14:paraId="62BDFB39" w14:textId="2D5BA23C" w:rsidR="00D611C3" w:rsidRDefault="00D611C3">
      <w:pPr>
        <w:pStyle w:val="Kommentartext"/>
      </w:pPr>
      <w:r>
        <w:rPr>
          <w:rStyle w:val="Kommentarzeichen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DFB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2068F3" w16cex:dateUtc="2026-06-19T12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DFB39" w16cid:durableId="042068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58B7" w14:textId="77777777" w:rsidR="00BD6B63" w:rsidRDefault="00BD6B63" w:rsidP="003D646A">
      <w:r>
        <w:separator/>
      </w:r>
    </w:p>
  </w:endnote>
  <w:endnote w:type="continuationSeparator" w:id="0">
    <w:p w14:paraId="548855A7" w14:textId="77777777" w:rsidR="00BD6B63" w:rsidRDefault="00BD6B63" w:rsidP="003D6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877356"/>
      <w:docPartObj>
        <w:docPartGallery w:val="Page Numbers (Bottom of Page)"/>
        <w:docPartUnique/>
      </w:docPartObj>
    </w:sdtPr>
    <w:sdtContent>
      <w:p w14:paraId="72194285" w14:textId="76733521" w:rsidR="00D611C3" w:rsidRDefault="00D611C3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EA7A6F7" wp14:editId="6F422470">
              <wp:simplePos x="0" y="0"/>
              <wp:positionH relativeFrom="column">
                <wp:posOffset>26559</wp:posOffset>
              </wp:positionH>
              <wp:positionV relativeFrom="paragraph">
                <wp:posOffset>-18001</wp:posOffset>
              </wp:positionV>
              <wp:extent cx="5760720" cy="246380"/>
              <wp:effectExtent l="0" t="0" r="0" b="1270"/>
              <wp:wrapNone/>
              <wp:docPr id="1103625116" name="Grafik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97654467" name="Grafik 1997654467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463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B38EE" w14:textId="77777777" w:rsidR="00BD6B63" w:rsidRDefault="00BD6B63" w:rsidP="003D646A">
      <w:r>
        <w:separator/>
      </w:r>
    </w:p>
  </w:footnote>
  <w:footnote w:type="continuationSeparator" w:id="0">
    <w:p w14:paraId="054D778B" w14:textId="77777777" w:rsidR="00BD6B63" w:rsidRDefault="00BD6B63" w:rsidP="003D6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6DBF" w14:textId="05763FC4" w:rsidR="00AA6784" w:rsidRDefault="00AA6784" w:rsidP="000772C4">
    <w:pPr>
      <w:pStyle w:val="Kopfzeile"/>
      <w:tabs>
        <w:tab w:val="clear" w:pos="4536"/>
        <w:tab w:val="clear" w:pos="9072"/>
        <w:tab w:val="left" w:pos="3720"/>
      </w:tabs>
      <w:rPr>
        <w:ins w:id="17" w:author="Tino Schneider" w:date="2026-06-11T22:47:00Z" w16du:dateUtc="2026-06-11T20:47:00Z"/>
        <w:noProof/>
        <w:color w:val="BAB618"/>
      </w:rPr>
    </w:pPr>
    <w:r>
      <w:rPr>
        <w:noProof/>
        <w:color w:val="BAB618"/>
      </w:rPr>
      <w:drawing>
        <wp:anchor distT="0" distB="0" distL="114300" distR="114300" simplePos="0" relativeHeight="251658240" behindDoc="1" locked="0" layoutInCell="1" allowOverlap="1" wp14:anchorId="21873B0D" wp14:editId="288C90BE">
          <wp:simplePos x="0" y="0"/>
          <wp:positionH relativeFrom="column">
            <wp:posOffset>-1905</wp:posOffset>
          </wp:positionH>
          <wp:positionV relativeFrom="paragraph">
            <wp:posOffset>3175</wp:posOffset>
          </wp:positionV>
          <wp:extent cx="5760720" cy="527050"/>
          <wp:effectExtent l="0" t="0" r="0" b="6350"/>
          <wp:wrapNone/>
          <wp:docPr id="897559731" name="Grafik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194390" name="Grafik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270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ins w:id="18" w:author="Tino Schneider" w:date="2026-06-11T22:47:00Z" w16du:dateUtc="2026-06-11T20:47:00Z">
      <w:r w:rsidR="000772C4">
        <w:rPr>
          <w:noProof/>
          <w:color w:val="BAB618"/>
        </w:rPr>
        <w:tab/>
      </w:r>
    </w:ins>
  </w:p>
  <w:p w14:paraId="6809E47D" w14:textId="77777777" w:rsidR="000772C4" w:rsidRDefault="000772C4">
    <w:pPr>
      <w:pStyle w:val="Kopfzeile"/>
      <w:tabs>
        <w:tab w:val="clear" w:pos="4536"/>
        <w:tab w:val="clear" w:pos="9072"/>
        <w:tab w:val="left" w:pos="3720"/>
      </w:tabs>
      <w:rPr>
        <w:noProof/>
        <w:color w:val="BAB618"/>
      </w:rPr>
      <w:pPrChange w:id="19" w:author="Tino Schneider" w:date="2026-06-11T22:47:00Z" w16du:dateUtc="2026-06-11T20:47:00Z">
        <w:pPr>
          <w:pStyle w:val="Kopfzeile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0A0848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B5C0A"/>
    <w:multiLevelType w:val="multilevel"/>
    <w:tmpl w:val="657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70B09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B71D25"/>
    <w:multiLevelType w:val="multilevel"/>
    <w:tmpl w:val="97E8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12E0"/>
    <w:multiLevelType w:val="multilevel"/>
    <w:tmpl w:val="A3F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17EB0"/>
    <w:multiLevelType w:val="hybridMultilevel"/>
    <w:tmpl w:val="E9A284A0"/>
    <w:lvl w:ilvl="0" w:tplc="333E5694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060408B4"/>
    <w:multiLevelType w:val="multilevel"/>
    <w:tmpl w:val="18B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018B8"/>
    <w:multiLevelType w:val="multilevel"/>
    <w:tmpl w:val="E312BC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8" w15:restartNumberingAfterBreak="0">
    <w:nsid w:val="091F0924"/>
    <w:multiLevelType w:val="multilevel"/>
    <w:tmpl w:val="C98A46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B4517B"/>
    <w:multiLevelType w:val="multilevel"/>
    <w:tmpl w:val="635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4722A"/>
    <w:multiLevelType w:val="multilevel"/>
    <w:tmpl w:val="168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47279"/>
    <w:multiLevelType w:val="multilevel"/>
    <w:tmpl w:val="C394BB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D93230"/>
    <w:multiLevelType w:val="multilevel"/>
    <w:tmpl w:val="EA5C6360"/>
    <w:lvl w:ilvl="0">
      <w:start w:val="1"/>
      <w:numFmt w:val="decimal"/>
      <w:pStyle w:val="Tite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pStyle w:val="berschrift2"/>
      <w:lvlText w:val="%1.%2"/>
      <w:lvlJc w:val="left"/>
      <w:pPr>
        <w:ind w:left="1284" w:hanging="576"/>
      </w:pPr>
      <w:rPr>
        <w:rFonts w:ascii="Code Pro" w:hAnsi="Code Pro"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3" w15:restartNumberingAfterBreak="0">
    <w:nsid w:val="0C6245C5"/>
    <w:multiLevelType w:val="multilevel"/>
    <w:tmpl w:val="BBA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0D4C4885"/>
    <w:multiLevelType w:val="multilevel"/>
    <w:tmpl w:val="C38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965912"/>
    <w:multiLevelType w:val="multilevel"/>
    <w:tmpl w:val="B0BC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00C10"/>
    <w:multiLevelType w:val="multilevel"/>
    <w:tmpl w:val="E5800E48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7" w15:restartNumberingAfterBreak="0">
    <w:nsid w:val="0E7126EF"/>
    <w:multiLevelType w:val="multilevel"/>
    <w:tmpl w:val="BEE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A0604"/>
    <w:multiLevelType w:val="multilevel"/>
    <w:tmpl w:val="0C0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766B52"/>
    <w:multiLevelType w:val="multilevel"/>
    <w:tmpl w:val="F9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656D1"/>
    <w:multiLevelType w:val="multilevel"/>
    <w:tmpl w:val="AEF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2220EF"/>
    <w:multiLevelType w:val="multilevel"/>
    <w:tmpl w:val="41E4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C2138"/>
    <w:multiLevelType w:val="multilevel"/>
    <w:tmpl w:val="21C25D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A850E7"/>
    <w:multiLevelType w:val="multilevel"/>
    <w:tmpl w:val="D2F48B60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4" w15:restartNumberingAfterBreak="0">
    <w:nsid w:val="13EF7030"/>
    <w:multiLevelType w:val="multilevel"/>
    <w:tmpl w:val="631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FF0A60"/>
    <w:multiLevelType w:val="multilevel"/>
    <w:tmpl w:val="8F3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5523E"/>
    <w:multiLevelType w:val="multilevel"/>
    <w:tmpl w:val="9B0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1053CA"/>
    <w:multiLevelType w:val="multilevel"/>
    <w:tmpl w:val="E7647084"/>
    <w:lvl w:ilvl="0">
      <w:start w:val="2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8" w15:restartNumberingAfterBreak="0">
    <w:nsid w:val="19021896"/>
    <w:multiLevelType w:val="multilevel"/>
    <w:tmpl w:val="42C614B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29" w15:restartNumberingAfterBreak="0">
    <w:nsid w:val="19B8692A"/>
    <w:multiLevelType w:val="multilevel"/>
    <w:tmpl w:val="8F4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6123B5"/>
    <w:multiLevelType w:val="multilevel"/>
    <w:tmpl w:val="2C5AEC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850F76"/>
    <w:multiLevelType w:val="multilevel"/>
    <w:tmpl w:val="9058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A85DAC"/>
    <w:multiLevelType w:val="multilevel"/>
    <w:tmpl w:val="B21AFD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35061A"/>
    <w:multiLevelType w:val="multilevel"/>
    <w:tmpl w:val="98D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E72A1F"/>
    <w:multiLevelType w:val="hybridMultilevel"/>
    <w:tmpl w:val="D66A55D8"/>
    <w:lvl w:ilvl="0" w:tplc="D1F641A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DD65C2A"/>
    <w:multiLevelType w:val="multilevel"/>
    <w:tmpl w:val="1FA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D3597"/>
    <w:multiLevelType w:val="hybridMultilevel"/>
    <w:tmpl w:val="30A816EE"/>
    <w:lvl w:ilvl="0" w:tplc="0407000F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1F4A0D0D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8" w15:restartNumberingAfterBreak="0">
    <w:nsid w:val="2090681A"/>
    <w:multiLevelType w:val="multilevel"/>
    <w:tmpl w:val="EF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11DB4"/>
    <w:multiLevelType w:val="multilevel"/>
    <w:tmpl w:val="559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8009B"/>
    <w:multiLevelType w:val="multilevel"/>
    <w:tmpl w:val="02329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225E3889"/>
    <w:multiLevelType w:val="multilevel"/>
    <w:tmpl w:val="243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506A91"/>
    <w:multiLevelType w:val="multilevel"/>
    <w:tmpl w:val="F68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8E2404"/>
    <w:multiLevelType w:val="multilevel"/>
    <w:tmpl w:val="C1B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640265"/>
    <w:multiLevelType w:val="hybridMultilevel"/>
    <w:tmpl w:val="0B8EC2BC"/>
    <w:lvl w:ilvl="0" w:tplc="04070015">
      <w:start w:val="1"/>
      <w:numFmt w:val="decimal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5" w15:restartNumberingAfterBreak="0">
    <w:nsid w:val="26AF4685"/>
    <w:multiLevelType w:val="hybridMultilevel"/>
    <w:tmpl w:val="483813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CC1364"/>
    <w:multiLevelType w:val="hybridMultilevel"/>
    <w:tmpl w:val="134C8A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E72852"/>
    <w:multiLevelType w:val="multilevel"/>
    <w:tmpl w:val="017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95459A"/>
    <w:multiLevelType w:val="multilevel"/>
    <w:tmpl w:val="C408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5F66F3"/>
    <w:multiLevelType w:val="multilevel"/>
    <w:tmpl w:val="AD6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607259"/>
    <w:multiLevelType w:val="multilevel"/>
    <w:tmpl w:val="1A5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69562C"/>
    <w:multiLevelType w:val="multilevel"/>
    <w:tmpl w:val="2C7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5731F"/>
    <w:multiLevelType w:val="hybridMultilevel"/>
    <w:tmpl w:val="E9F62B7E"/>
    <w:lvl w:ilvl="0" w:tplc="C4E890A8">
      <w:start w:val="1"/>
      <w:numFmt w:val="decimal"/>
      <w:lvlText w:val="%1."/>
      <w:lvlJc w:val="left"/>
      <w:pPr>
        <w:ind w:left="1776" w:hanging="360"/>
      </w:p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2BB460C5"/>
    <w:multiLevelType w:val="multilevel"/>
    <w:tmpl w:val="661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02026A"/>
    <w:multiLevelType w:val="hybridMultilevel"/>
    <w:tmpl w:val="7EDC1A6E"/>
    <w:lvl w:ilvl="0" w:tplc="72BAE7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905794"/>
    <w:multiLevelType w:val="hybridMultilevel"/>
    <w:tmpl w:val="44060BA2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D7B7BAD"/>
    <w:multiLevelType w:val="hybridMultilevel"/>
    <w:tmpl w:val="E0C0B1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E147F34"/>
    <w:multiLevelType w:val="multilevel"/>
    <w:tmpl w:val="83D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D13DA0"/>
    <w:multiLevelType w:val="multilevel"/>
    <w:tmpl w:val="D35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0B7802"/>
    <w:multiLevelType w:val="multilevel"/>
    <w:tmpl w:val="892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5D31FA"/>
    <w:multiLevelType w:val="multilevel"/>
    <w:tmpl w:val="EE10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BC378F"/>
    <w:multiLevelType w:val="multilevel"/>
    <w:tmpl w:val="374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506697"/>
    <w:multiLevelType w:val="multilevel"/>
    <w:tmpl w:val="7BB0B5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338D6CEB"/>
    <w:multiLevelType w:val="multilevel"/>
    <w:tmpl w:val="84C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819A9"/>
    <w:multiLevelType w:val="hybridMultilevel"/>
    <w:tmpl w:val="97C04B8A"/>
    <w:lvl w:ilvl="0" w:tplc="527A75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3F45B6F"/>
    <w:multiLevelType w:val="multilevel"/>
    <w:tmpl w:val="0AF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167B79"/>
    <w:multiLevelType w:val="multilevel"/>
    <w:tmpl w:val="4E3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9214C5"/>
    <w:multiLevelType w:val="multilevel"/>
    <w:tmpl w:val="18E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8C4F6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6B5760B"/>
    <w:multiLevelType w:val="hybridMultilevel"/>
    <w:tmpl w:val="989C323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6E11C9D"/>
    <w:multiLevelType w:val="multilevel"/>
    <w:tmpl w:val="4844CB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384911CC"/>
    <w:multiLevelType w:val="multilevel"/>
    <w:tmpl w:val="F1D2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5C6007"/>
    <w:multiLevelType w:val="multilevel"/>
    <w:tmpl w:val="765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7F75B9"/>
    <w:multiLevelType w:val="multilevel"/>
    <w:tmpl w:val="3154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D603F5"/>
    <w:multiLevelType w:val="hybridMultilevel"/>
    <w:tmpl w:val="4CB8B9F4"/>
    <w:lvl w:ilvl="0" w:tplc="704A6B24">
      <w:start w:val="1"/>
      <w:numFmt w:val="bullet"/>
      <w:pStyle w:val="bulletpoints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A9A6CC7"/>
    <w:multiLevelType w:val="multilevel"/>
    <w:tmpl w:val="AC98E3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392C11"/>
    <w:multiLevelType w:val="multilevel"/>
    <w:tmpl w:val="4D8A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C1C31F4"/>
    <w:multiLevelType w:val="multilevel"/>
    <w:tmpl w:val="14E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C682317"/>
    <w:multiLevelType w:val="hybridMultilevel"/>
    <w:tmpl w:val="34F8864E"/>
    <w:lvl w:ilvl="0" w:tplc="FADE9E28">
      <w:start w:val="1"/>
      <w:numFmt w:val="decimal"/>
      <w:pStyle w:val="Listenabsatz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3EB56F11"/>
    <w:multiLevelType w:val="multilevel"/>
    <w:tmpl w:val="52C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F15667"/>
    <w:multiLevelType w:val="multilevel"/>
    <w:tmpl w:val="F19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F9E4BBC"/>
    <w:multiLevelType w:val="multilevel"/>
    <w:tmpl w:val="433C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A1290"/>
    <w:multiLevelType w:val="multilevel"/>
    <w:tmpl w:val="84706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165763"/>
    <w:multiLevelType w:val="multilevel"/>
    <w:tmpl w:val="6AE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EF3002"/>
    <w:multiLevelType w:val="multilevel"/>
    <w:tmpl w:val="D92A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4A3C60"/>
    <w:multiLevelType w:val="hybridMultilevel"/>
    <w:tmpl w:val="ECCE5F32"/>
    <w:lvl w:ilvl="0" w:tplc="333E5694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6" w15:restartNumberingAfterBreak="0">
    <w:nsid w:val="438B7A99"/>
    <w:multiLevelType w:val="multilevel"/>
    <w:tmpl w:val="333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BE10A8"/>
    <w:multiLevelType w:val="multilevel"/>
    <w:tmpl w:val="7482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EF7C05"/>
    <w:multiLevelType w:val="multilevel"/>
    <w:tmpl w:val="2E0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F42453"/>
    <w:multiLevelType w:val="hybridMultilevel"/>
    <w:tmpl w:val="7B12CAD6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4E83C49"/>
    <w:multiLevelType w:val="multilevel"/>
    <w:tmpl w:val="1640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5B5A45"/>
    <w:multiLevelType w:val="hybridMultilevel"/>
    <w:tmpl w:val="A9E076DC"/>
    <w:lvl w:ilvl="0" w:tplc="333E5694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2" w15:restartNumberingAfterBreak="0">
    <w:nsid w:val="47BE02DF"/>
    <w:multiLevelType w:val="multilevel"/>
    <w:tmpl w:val="9B1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D62730"/>
    <w:multiLevelType w:val="multilevel"/>
    <w:tmpl w:val="A19A4364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2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94" w15:restartNumberingAfterBreak="0">
    <w:nsid w:val="47D748E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F416AB"/>
    <w:multiLevelType w:val="multilevel"/>
    <w:tmpl w:val="C9BE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FF5012"/>
    <w:multiLevelType w:val="hybridMultilevel"/>
    <w:tmpl w:val="4A5E49E6"/>
    <w:lvl w:ilvl="0" w:tplc="75E8D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9B86575"/>
    <w:multiLevelType w:val="hybridMultilevel"/>
    <w:tmpl w:val="0C069D0C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8" w15:restartNumberingAfterBreak="0">
    <w:nsid w:val="49CA1D54"/>
    <w:multiLevelType w:val="multilevel"/>
    <w:tmpl w:val="C07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3C19FB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4C792A"/>
    <w:multiLevelType w:val="multilevel"/>
    <w:tmpl w:val="5B9C0CB0"/>
    <w:lvl w:ilvl="0">
      <w:start w:val="3"/>
      <w:numFmt w:val="decimal"/>
      <w:lvlText w:val="%1"/>
      <w:lvlJc w:val="left"/>
      <w:pPr>
        <w:ind w:left="1140" w:hanging="432"/>
      </w:pPr>
      <w:rPr>
        <w:rFonts w:ascii="Code Pro" w:hAnsi="Code Pro"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01" w15:restartNumberingAfterBreak="0">
    <w:nsid w:val="4AC36E11"/>
    <w:multiLevelType w:val="hybridMultilevel"/>
    <w:tmpl w:val="7630B1D8"/>
    <w:lvl w:ilvl="0" w:tplc="5E3E0D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B372EB8"/>
    <w:multiLevelType w:val="multilevel"/>
    <w:tmpl w:val="261A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5360CB"/>
    <w:multiLevelType w:val="multilevel"/>
    <w:tmpl w:val="483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56414"/>
    <w:multiLevelType w:val="multilevel"/>
    <w:tmpl w:val="3E3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1B12EE"/>
    <w:multiLevelType w:val="multilevel"/>
    <w:tmpl w:val="BE8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B63CBC"/>
    <w:multiLevelType w:val="multilevel"/>
    <w:tmpl w:val="4DD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0E025F"/>
    <w:multiLevelType w:val="multilevel"/>
    <w:tmpl w:val="6E4E0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0396207"/>
    <w:multiLevelType w:val="multilevel"/>
    <w:tmpl w:val="E50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A21205"/>
    <w:multiLevelType w:val="multilevel"/>
    <w:tmpl w:val="DA78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7C4194"/>
    <w:multiLevelType w:val="hybridMultilevel"/>
    <w:tmpl w:val="7E9EED84"/>
    <w:lvl w:ilvl="0" w:tplc="7A72CC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2A83E82"/>
    <w:multiLevelType w:val="multilevel"/>
    <w:tmpl w:val="920AE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316420E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3955A9"/>
    <w:multiLevelType w:val="hybridMultilevel"/>
    <w:tmpl w:val="1674D9DE"/>
    <w:lvl w:ilvl="0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55835724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6070AA0"/>
    <w:multiLevelType w:val="multilevel"/>
    <w:tmpl w:val="9F5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8C55DD"/>
    <w:multiLevelType w:val="hybridMultilevel"/>
    <w:tmpl w:val="A94A178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57D3710D"/>
    <w:multiLevelType w:val="multilevel"/>
    <w:tmpl w:val="896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0C1890"/>
    <w:multiLevelType w:val="multilevel"/>
    <w:tmpl w:val="F9A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235DE5"/>
    <w:multiLevelType w:val="multilevel"/>
    <w:tmpl w:val="DF4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617EDB"/>
    <w:multiLevelType w:val="multilevel"/>
    <w:tmpl w:val="F8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26790D"/>
    <w:multiLevelType w:val="multilevel"/>
    <w:tmpl w:val="5D0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4E052A"/>
    <w:multiLevelType w:val="multilevel"/>
    <w:tmpl w:val="A41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07457F"/>
    <w:multiLevelType w:val="multilevel"/>
    <w:tmpl w:val="C4A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CC6586B"/>
    <w:multiLevelType w:val="multilevel"/>
    <w:tmpl w:val="B120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484390"/>
    <w:multiLevelType w:val="multilevel"/>
    <w:tmpl w:val="5978A9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ED84DDA"/>
    <w:multiLevelType w:val="multilevel"/>
    <w:tmpl w:val="DF7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046400"/>
    <w:multiLevelType w:val="multilevel"/>
    <w:tmpl w:val="25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B86F40"/>
    <w:multiLevelType w:val="multilevel"/>
    <w:tmpl w:val="6F8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114341"/>
    <w:multiLevelType w:val="multilevel"/>
    <w:tmpl w:val="9372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C41823"/>
    <w:multiLevelType w:val="multilevel"/>
    <w:tmpl w:val="7CB4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0B2112"/>
    <w:multiLevelType w:val="multilevel"/>
    <w:tmpl w:val="D19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C74C90"/>
    <w:multiLevelType w:val="multilevel"/>
    <w:tmpl w:val="D5E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376FE8"/>
    <w:multiLevelType w:val="hybridMultilevel"/>
    <w:tmpl w:val="E16C66BA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4" w15:restartNumberingAfterBreak="0">
    <w:nsid w:val="643D43A8"/>
    <w:multiLevelType w:val="multilevel"/>
    <w:tmpl w:val="719C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604D72"/>
    <w:multiLevelType w:val="hybridMultilevel"/>
    <w:tmpl w:val="4AE6AD22"/>
    <w:lvl w:ilvl="0" w:tplc="97BED9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61F79A6"/>
    <w:multiLevelType w:val="multilevel"/>
    <w:tmpl w:val="4A20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6C850FE"/>
    <w:multiLevelType w:val="multilevel"/>
    <w:tmpl w:val="D304CB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CE646F"/>
    <w:multiLevelType w:val="multilevel"/>
    <w:tmpl w:val="60C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31597D"/>
    <w:multiLevelType w:val="multilevel"/>
    <w:tmpl w:val="CA9E9EF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0" w15:restartNumberingAfterBreak="0">
    <w:nsid w:val="693B4D2A"/>
    <w:multiLevelType w:val="multilevel"/>
    <w:tmpl w:val="FEA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463BE5"/>
    <w:multiLevelType w:val="multilevel"/>
    <w:tmpl w:val="F98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013615"/>
    <w:multiLevelType w:val="hybridMultilevel"/>
    <w:tmpl w:val="39C22962"/>
    <w:lvl w:ilvl="0" w:tplc="1C309D0E">
      <w:start w:val="1"/>
      <w:numFmt w:val="decimal"/>
      <w:lvlText w:val="%1."/>
      <w:lvlJc w:val="left"/>
      <w:pPr>
        <w:ind w:left="1428" w:hanging="360"/>
      </w:pPr>
    </w:lvl>
    <w:lvl w:ilvl="1" w:tplc="04070019" w:tentative="1">
      <w:start w:val="1"/>
      <w:numFmt w:val="lowerLetter"/>
      <w:lvlText w:val="%2."/>
      <w:lvlJc w:val="left"/>
      <w:pPr>
        <w:ind w:left="2148" w:hanging="360"/>
      </w:pPr>
    </w:lvl>
    <w:lvl w:ilvl="2" w:tplc="0407001B" w:tentative="1">
      <w:start w:val="1"/>
      <w:numFmt w:val="lowerRoman"/>
      <w:lvlText w:val="%3."/>
      <w:lvlJc w:val="right"/>
      <w:pPr>
        <w:ind w:left="2868" w:hanging="180"/>
      </w:pPr>
    </w:lvl>
    <w:lvl w:ilvl="3" w:tplc="0407000F" w:tentative="1">
      <w:start w:val="1"/>
      <w:numFmt w:val="decimal"/>
      <w:lvlText w:val="%4."/>
      <w:lvlJc w:val="left"/>
      <w:pPr>
        <w:ind w:left="3588" w:hanging="360"/>
      </w:pPr>
    </w:lvl>
    <w:lvl w:ilvl="4" w:tplc="04070019" w:tentative="1">
      <w:start w:val="1"/>
      <w:numFmt w:val="lowerLetter"/>
      <w:lvlText w:val="%5."/>
      <w:lvlJc w:val="left"/>
      <w:pPr>
        <w:ind w:left="4308" w:hanging="360"/>
      </w:pPr>
    </w:lvl>
    <w:lvl w:ilvl="5" w:tplc="0407001B" w:tentative="1">
      <w:start w:val="1"/>
      <w:numFmt w:val="lowerRoman"/>
      <w:lvlText w:val="%6."/>
      <w:lvlJc w:val="right"/>
      <w:pPr>
        <w:ind w:left="5028" w:hanging="180"/>
      </w:pPr>
    </w:lvl>
    <w:lvl w:ilvl="6" w:tplc="0407000F" w:tentative="1">
      <w:start w:val="1"/>
      <w:numFmt w:val="decimal"/>
      <w:lvlText w:val="%7."/>
      <w:lvlJc w:val="left"/>
      <w:pPr>
        <w:ind w:left="5748" w:hanging="360"/>
      </w:pPr>
    </w:lvl>
    <w:lvl w:ilvl="7" w:tplc="04070019" w:tentative="1">
      <w:start w:val="1"/>
      <w:numFmt w:val="lowerLetter"/>
      <w:lvlText w:val="%8."/>
      <w:lvlJc w:val="left"/>
      <w:pPr>
        <w:ind w:left="6468" w:hanging="360"/>
      </w:pPr>
    </w:lvl>
    <w:lvl w:ilvl="8" w:tplc="04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3" w15:restartNumberingAfterBreak="0">
    <w:nsid w:val="6C275A77"/>
    <w:multiLevelType w:val="multilevel"/>
    <w:tmpl w:val="882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DE4754"/>
    <w:multiLevelType w:val="hybridMultilevel"/>
    <w:tmpl w:val="49161DF8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5" w15:restartNumberingAfterBreak="0">
    <w:nsid w:val="6D6E650C"/>
    <w:multiLevelType w:val="multilevel"/>
    <w:tmpl w:val="7D4C6D4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46" w15:restartNumberingAfterBreak="0">
    <w:nsid w:val="6D9E2865"/>
    <w:multiLevelType w:val="hybridMultilevel"/>
    <w:tmpl w:val="82F0A570"/>
    <w:lvl w:ilvl="0" w:tplc="2B6E6C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 w15:restartNumberingAfterBreak="0">
    <w:nsid w:val="6E36661E"/>
    <w:multiLevelType w:val="multilevel"/>
    <w:tmpl w:val="9738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ECD6E2C"/>
    <w:multiLevelType w:val="multilevel"/>
    <w:tmpl w:val="36D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F555FDD"/>
    <w:multiLevelType w:val="multilevel"/>
    <w:tmpl w:val="F2D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68639C"/>
    <w:multiLevelType w:val="multilevel"/>
    <w:tmpl w:val="4320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7538D6"/>
    <w:multiLevelType w:val="multilevel"/>
    <w:tmpl w:val="69C4117C"/>
    <w:lvl w:ilvl="0">
      <w:start w:val="5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2" w15:restartNumberingAfterBreak="0">
    <w:nsid w:val="72EE74EF"/>
    <w:multiLevelType w:val="hybridMultilevel"/>
    <w:tmpl w:val="0102F5D6"/>
    <w:lvl w:ilvl="0" w:tplc="CC648EA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3" w15:restartNumberingAfterBreak="0">
    <w:nsid w:val="734A2D5A"/>
    <w:multiLevelType w:val="hybridMultilevel"/>
    <w:tmpl w:val="B2FE4858"/>
    <w:lvl w:ilvl="0" w:tplc="A84A89F8">
      <w:start w:val="1"/>
      <w:numFmt w:val="decimal"/>
      <w:pStyle w:val="inhalt"/>
      <w:lvlText w:val="(%1)"/>
      <w:lvlJc w:val="left"/>
      <w:pPr>
        <w:ind w:left="1060" w:hanging="360"/>
      </w:p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</w:lvl>
    <w:lvl w:ilvl="3" w:tplc="0407000F" w:tentative="1">
      <w:start w:val="1"/>
      <w:numFmt w:val="decimal"/>
      <w:lvlText w:val="%4."/>
      <w:lvlJc w:val="left"/>
      <w:pPr>
        <w:ind w:left="3220" w:hanging="360"/>
      </w:p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</w:lvl>
    <w:lvl w:ilvl="6" w:tplc="0407000F" w:tentative="1">
      <w:start w:val="1"/>
      <w:numFmt w:val="decimal"/>
      <w:lvlText w:val="%7."/>
      <w:lvlJc w:val="left"/>
      <w:pPr>
        <w:ind w:left="5380" w:hanging="360"/>
      </w:p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4" w15:restartNumberingAfterBreak="0">
    <w:nsid w:val="74F93C54"/>
    <w:multiLevelType w:val="multilevel"/>
    <w:tmpl w:val="1FF0C3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4FC346E"/>
    <w:multiLevelType w:val="multilevel"/>
    <w:tmpl w:val="D31465A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56" w15:restartNumberingAfterBreak="0">
    <w:nsid w:val="757016A9"/>
    <w:multiLevelType w:val="multilevel"/>
    <w:tmpl w:val="E80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9402AD"/>
    <w:multiLevelType w:val="multilevel"/>
    <w:tmpl w:val="B95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BB4387"/>
    <w:multiLevelType w:val="hybridMultilevel"/>
    <w:tmpl w:val="AD02B8AA"/>
    <w:lvl w:ilvl="0" w:tplc="00A643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6EC7D03"/>
    <w:multiLevelType w:val="multilevel"/>
    <w:tmpl w:val="7A8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EE66EB"/>
    <w:multiLevelType w:val="multilevel"/>
    <w:tmpl w:val="8CE80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1" w15:restartNumberingAfterBreak="0">
    <w:nsid w:val="776C42DD"/>
    <w:multiLevelType w:val="multilevel"/>
    <w:tmpl w:val="BCD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89737F"/>
    <w:multiLevelType w:val="multilevel"/>
    <w:tmpl w:val="21A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335AFF"/>
    <w:multiLevelType w:val="multilevel"/>
    <w:tmpl w:val="68E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5A6D32"/>
    <w:multiLevelType w:val="multilevel"/>
    <w:tmpl w:val="4CB4E3AC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165" w15:restartNumberingAfterBreak="0">
    <w:nsid w:val="7BD4366B"/>
    <w:multiLevelType w:val="hybridMultilevel"/>
    <w:tmpl w:val="C24EB928"/>
    <w:lvl w:ilvl="0" w:tplc="0407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6" w15:restartNumberingAfterBreak="0">
    <w:nsid w:val="7ED8719E"/>
    <w:multiLevelType w:val="multilevel"/>
    <w:tmpl w:val="106E9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1D4D78"/>
    <w:multiLevelType w:val="multilevel"/>
    <w:tmpl w:val="6A326B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FE0134B"/>
    <w:multiLevelType w:val="multilevel"/>
    <w:tmpl w:val="D39C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994089">
    <w:abstractNumId w:val="112"/>
  </w:num>
  <w:num w:numId="2" w16cid:durableId="1802069023">
    <w:abstractNumId w:val="107"/>
  </w:num>
  <w:num w:numId="3" w16cid:durableId="1315985002">
    <w:abstractNumId w:val="77"/>
  </w:num>
  <w:num w:numId="4" w16cid:durableId="75709321">
    <w:abstractNumId w:val="38"/>
  </w:num>
  <w:num w:numId="5" w16cid:durableId="917053193">
    <w:abstractNumId w:val="67"/>
  </w:num>
  <w:num w:numId="6" w16cid:durableId="1482307296">
    <w:abstractNumId w:val="109"/>
  </w:num>
  <w:num w:numId="7" w16cid:durableId="1566454090">
    <w:abstractNumId w:val="132"/>
  </w:num>
  <w:num w:numId="8" w16cid:durableId="2044864968">
    <w:abstractNumId w:val="43"/>
  </w:num>
  <w:num w:numId="9" w16cid:durableId="124197424">
    <w:abstractNumId w:val="49"/>
  </w:num>
  <w:num w:numId="10" w16cid:durableId="893734771">
    <w:abstractNumId w:val="105"/>
  </w:num>
  <w:num w:numId="11" w16cid:durableId="2102873989">
    <w:abstractNumId w:val="92"/>
  </w:num>
  <w:num w:numId="12" w16cid:durableId="1144349489">
    <w:abstractNumId w:val="46"/>
  </w:num>
  <w:num w:numId="13" w16cid:durableId="390463756">
    <w:abstractNumId w:val="113"/>
  </w:num>
  <w:num w:numId="14" w16cid:durableId="990718866">
    <w:abstractNumId w:val="55"/>
  </w:num>
  <w:num w:numId="15" w16cid:durableId="40329437">
    <w:abstractNumId w:val="74"/>
  </w:num>
  <w:num w:numId="16" w16cid:durableId="954138968">
    <w:abstractNumId w:val="69"/>
  </w:num>
  <w:num w:numId="17" w16cid:durableId="1673797624">
    <w:abstractNumId w:val="45"/>
  </w:num>
  <w:num w:numId="18" w16cid:durableId="1393846227">
    <w:abstractNumId w:val="116"/>
  </w:num>
  <w:num w:numId="19" w16cid:durableId="307713661">
    <w:abstractNumId w:val="89"/>
  </w:num>
  <w:num w:numId="20" w16cid:durableId="1690109127">
    <w:abstractNumId w:val="158"/>
  </w:num>
  <w:num w:numId="21" w16cid:durableId="849873457">
    <w:abstractNumId w:val="64"/>
  </w:num>
  <w:num w:numId="22" w16cid:durableId="1105617164">
    <w:abstractNumId w:val="101"/>
  </w:num>
  <w:num w:numId="23" w16cid:durableId="663357818">
    <w:abstractNumId w:val="54"/>
  </w:num>
  <w:num w:numId="24" w16cid:durableId="1532953581">
    <w:abstractNumId w:val="110"/>
  </w:num>
  <w:num w:numId="25" w16cid:durableId="727649899">
    <w:abstractNumId w:val="168"/>
  </w:num>
  <w:num w:numId="26" w16cid:durableId="1241258929">
    <w:abstractNumId w:val="117"/>
  </w:num>
  <w:num w:numId="27" w16cid:durableId="994452087">
    <w:abstractNumId w:val="4"/>
  </w:num>
  <w:num w:numId="28" w16cid:durableId="2115855457">
    <w:abstractNumId w:val="131"/>
  </w:num>
  <w:num w:numId="29" w16cid:durableId="1322269536">
    <w:abstractNumId w:val="71"/>
  </w:num>
  <w:num w:numId="30" w16cid:durableId="676805776">
    <w:abstractNumId w:val="18"/>
  </w:num>
  <w:num w:numId="31" w16cid:durableId="380327663">
    <w:abstractNumId w:val="156"/>
  </w:num>
  <w:num w:numId="32" w16cid:durableId="1526672438">
    <w:abstractNumId w:val="108"/>
  </w:num>
  <w:num w:numId="33" w16cid:durableId="487982595">
    <w:abstractNumId w:val="121"/>
  </w:num>
  <w:num w:numId="34" w16cid:durableId="802963213">
    <w:abstractNumId w:val="95"/>
  </w:num>
  <w:num w:numId="35" w16cid:durableId="1279750599">
    <w:abstractNumId w:val="14"/>
  </w:num>
  <w:num w:numId="36" w16cid:durableId="263264937">
    <w:abstractNumId w:val="40"/>
  </w:num>
  <w:num w:numId="37" w16cid:durableId="268583619">
    <w:abstractNumId w:val="47"/>
  </w:num>
  <w:num w:numId="38" w16cid:durableId="286395200">
    <w:abstractNumId w:val="143"/>
  </w:num>
  <w:num w:numId="39" w16cid:durableId="1955361474">
    <w:abstractNumId w:val="115"/>
  </w:num>
  <w:num w:numId="40" w16cid:durableId="51277716">
    <w:abstractNumId w:val="129"/>
  </w:num>
  <w:num w:numId="41" w16cid:durableId="909190191">
    <w:abstractNumId w:val="106"/>
  </w:num>
  <w:num w:numId="42" w16cid:durableId="1535534824">
    <w:abstractNumId w:val="98"/>
  </w:num>
  <w:num w:numId="43" w16cid:durableId="114914125">
    <w:abstractNumId w:val="24"/>
  </w:num>
  <w:num w:numId="44" w16cid:durableId="1489245561">
    <w:abstractNumId w:val="29"/>
  </w:num>
  <w:num w:numId="45" w16cid:durableId="19091703">
    <w:abstractNumId w:val="122"/>
  </w:num>
  <w:num w:numId="46" w16cid:durableId="1327436885">
    <w:abstractNumId w:val="130"/>
  </w:num>
  <w:num w:numId="47" w16cid:durableId="939751612">
    <w:abstractNumId w:val="60"/>
  </w:num>
  <w:num w:numId="48" w16cid:durableId="267005417">
    <w:abstractNumId w:val="21"/>
  </w:num>
  <w:num w:numId="49" w16cid:durableId="161430729">
    <w:abstractNumId w:val="149"/>
  </w:num>
  <w:num w:numId="50" w16cid:durableId="1306085489">
    <w:abstractNumId w:val="65"/>
  </w:num>
  <w:num w:numId="51" w16cid:durableId="2033914095">
    <w:abstractNumId w:val="120"/>
  </w:num>
  <w:num w:numId="52" w16cid:durableId="2144687787">
    <w:abstractNumId w:val="86"/>
  </w:num>
  <w:num w:numId="53" w16cid:durableId="2012174020">
    <w:abstractNumId w:val="59"/>
  </w:num>
  <w:num w:numId="54" w16cid:durableId="1391152109">
    <w:abstractNumId w:val="123"/>
  </w:num>
  <w:num w:numId="55" w16cid:durableId="1535574620">
    <w:abstractNumId w:val="15"/>
  </w:num>
  <w:num w:numId="56" w16cid:durableId="1457290891">
    <w:abstractNumId w:val="88"/>
  </w:num>
  <w:num w:numId="57" w16cid:durableId="1081020739">
    <w:abstractNumId w:val="147"/>
  </w:num>
  <w:num w:numId="58" w16cid:durableId="805778360">
    <w:abstractNumId w:val="141"/>
  </w:num>
  <w:num w:numId="59" w16cid:durableId="1551067146">
    <w:abstractNumId w:val="118"/>
  </w:num>
  <w:num w:numId="60" w16cid:durableId="790979028">
    <w:abstractNumId w:val="20"/>
  </w:num>
  <w:num w:numId="61" w16cid:durableId="1507019843">
    <w:abstractNumId w:val="90"/>
  </w:num>
  <w:num w:numId="62" w16cid:durableId="1271165905">
    <w:abstractNumId w:val="161"/>
  </w:num>
  <w:num w:numId="63" w16cid:durableId="422459947">
    <w:abstractNumId w:val="163"/>
  </w:num>
  <w:num w:numId="64" w16cid:durableId="696589908">
    <w:abstractNumId w:val="84"/>
  </w:num>
  <w:num w:numId="65" w16cid:durableId="487018852">
    <w:abstractNumId w:val="87"/>
  </w:num>
  <w:num w:numId="66" w16cid:durableId="2050645351">
    <w:abstractNumId w:val="41"/>
  </w:num>
  <w:num w:numId="67" w16cid:durableId="376591954">
    <w:abstractNumId w:val="1"/>
  </w:num>
  <w:num w:numId="68" w16cid:durableId="546525339">
    <w:abstractNumId w:val="126"/>
  </w:num>
  <w:num w:numId="69" w16cid:durableId="1907034684">
    <w:abstractNumId w:val="10"/>
  </w:num>
  <w:num w:numId="70" w16cid:durableId="563489204">
    <w:abstractNumId w:val="103"/>
  </w:num>
  <w:num w:numId="71" w16cid:durableId="408581787">
    <w:abstractNumId w:val="6"/>
  </w:num>
  <w:num w:numId="72" w16cid:durableId="1498153932">
    <w:abstractNumId w:val="159"/>
  </w:num>
  <w:num w:numId="73" w16cid:durableId="1840654218">
    <w:abstractNumId w:val="119"/>
  </w:num>
  <w:num w:numId="74" w16cid:durableId="857354987">
    <w:abstractNumId w:val="26"/>
  </w:num>
  <w:num w:numId="75" w16cid:durableId="2059933327">
    <w:abstractNumId w:val="48"/>
  </w:num>
  <w:num w:numId="76" w16cid:durableId="877090942">
    <w:abstractNumId w:val="50"/>
  </w:num>
  <w:num w:numId="77" w16cid:durableId="721367797">
    <w:abstractNumId w:val="51"/>
  </w:num>
  <w:num w:numId="78" w16cid:durableId="361902021">
    <w:abstractNumId w:val="35"/>
  </w:num>
  <w:num w:numId="79" w16cid:durableId="1983540021">
    <w:abstractNumId w:val="102"/>
  </w:num>
  <w:num w:numId="80" w16cid:durableId="1381325347">
    <w:abstractNumId w:val="53"/>
  </w:num>
  <w:num w:numId="81" w16cid:durableId="295919000">
    <w:abstractNumId w:val="57"/>
  </w:num>
  <w:num w:numId="82" w16cid:durableId="160510830">
    <w:abstractNumId w:val="140"/>
  </w:num>
  <w:num w:numId="83" w16cid:durableId="12152198">
    <w:abstractNumId w:val="83"/>
  </w:num>
  <w:num w:numId="84" w16cid:durableId="1914780929">
    <w:abstractNumId w:val="157"/>
  </w:num>
  <w:num w:numId="85" w16cid:durableId="1540245317">
    <w:abstractNumId w:val="33"/>
  </w:num>
  <w:num w:numId="86" w16cid:durableId="1749424945">
    <w:abstractNumId w:val="128"/>
  </w:num>
  <w:num w:numId="87" w16cid:durableId="695421720">
    <w:abstractNumId w:val="138"/>
  </w:num>
  <w:num w:numId="88" w16cid:durableId="1037661675">
    <w:abstractNumId w:val="17"/>
  </w:num>
  <w:num w:numId="89" w16cid:durableId="823623299">
    <w:abstractNumId w:val="25"/>
  </w:num>
  <w:num w:numId="90" w16cid:durableId="200171725">
    <w:abstractNumId w:val="73"/>
  </w:num>
  <w:num w:numId="91" w16cid:durableId="430131028">
    <w:abstractNumId w:val="134"/>
  </w:num>
  <w:num w:numId="92" w16cid:durableId="515467602">
    <w:abstractNumId w:val="19"/>
  </w:num>
  <w:num w:numId="93" w16cid:durableId="767851069">
    <w:abstractNumId w:val="39"/>
  </w:num>
  <w:num w:numId="94" w16cid:durableId="1068266912">
    <w:abstractNumId w:val="81"/>
  </w:num>
  <w:num w:numId="95" w16cid:durableId="2081511837">
    <w:abstractNumId w:val="79"/>
  </w:num>
  <w:num w:numId="96" w16cid:durableId="1446846779">
    <w:abstractNumId w:val="66"/>
  </w:num>
  <w:num w:numId="97" w16cid:durableId="1209613595">
    <w:abstractNumId w:val="31"/>
  </w:num>
  <w:num w:numId="98" w16cid:durableId="401374220">
    <w:abstractNumId w:val="3"/>
  </w:num>
  <w:num w:numId="99" w16cid:durableId="768626910">
    <w:abstractNumId w:val="72"/>
  </w:num>
  <w:num w:numId="100" w16cid:durableId="173039672">
    <w:abstractNumId w:val="42"/>
  </w:num>
  <w:num w:numId="101" w16cid:durableId="1030685274">
    <w:abstractNumId w:val="9"/>
  </w:num>
  <w:num w:numId="102" w16cid:durableId="1442919024">
    <w:abstractNumId w:val="150"/>
  </w:num>
  <w:num w:numId="103" w16cid:durableId="2113043582">
    <w:abstractNumId w:val="63"/>
  </w:num>
  <w:num w:numId="104" w16cid:durableId="13268740">
    <w:abstractNumId w:val="58"/>
  </w:num>
  <w:num w:numId="105" w16cid:durableId="470484562">
    <w:abstractNumId w:val="34"/>
  </w:num>
  <w:num w:numId="106" w16cid:durableId="568926002">
    <w:abstractNumId w:val="136"/>
  </w:num>
  <w:num w:numId="107" w16cid:durableId="613558839">
    <w:abstractNumId w:val="167"/>
  </w:num>
  <w:num w:numId="108" w16cid:durableId="9263236">
    <w:abstractNumId w:val="82"/>
  </w:num>
  <w:num w:numId="109" w16cid:durableId="1470634252">
    <w:abstractNumId w:val="32"/>
  </w:num>
  <w:num w:numId="110" w16cid:durableId="2077123183">
    <w:abstractNumId w:val="22"/>
  </w:num>
  <w:num w:numId="111" w16cid:durableId="2017031716">
    <w:abstractNumId w:val="154"/>
  </w:num>
  <w:num w:numId="112" w16cid:durableId="564073902">
    <w:abstractNumId w:val="11"/>
  </w:num>
  <w:num w:numId="113" w16cid:durableId="308479591">
    <w:abstractNumId w:val="125"/>
  </w:num>
  <w:num w:numId="114" w16cid:durableId="1684360697">
    <w:abstractNumId w:val="111"/>
  </w:num>
  <w:num w:numId="115" w16cid:durableId="1831484573">
    <w:abstractNumId w:val="166"/>
  </w:num>
  <w:num w:numId="116" w16cid:durableId="1688173202">
    <w:abstractNumId w:val="30"/>
  </w:num>
  <w:num w:numId="117" w16cid:durableId="970788682">
    <w:abstractNumId w:val="8"/>
  </w:num>
  <w:num w:numId="118" w16cid:durableId="448204666">
    <w:abstractNumId w:val="75"/>
  </w:num>
  <w:num w:numId="119" w16cid:durableId="460734930">
    <w:abstractNumId w:val="137"/>
  </w:num>
  <w:num w:numId="120" w16cid:durableId="1779712143">
    <w:abstractNumId w:val="139"/>
  </w:num>
  <w:num w:numId="121" w16cid:durableId="62652660">
    <w:abstractNumId w:val="139"/>
    <w:lvlOverride w:ilvl="0">
      <w:startOverride w:val="1"/>
    </w:lvlOverride>
  </w:num>
  <w:num w:numId="122" w16cid:durableId="2057243445">
    <w:abstractNumId w:val="139"/>
  </w:num>
  <w:num w:numId="123" w16cid:durableId="99447386">
    <w:abstractNumId w:val="139"/>
    <w:lvlOverride w:ilvl="0">
      <w:startOverride w:val="1"/>
    </w:lvlOverride>
  </w:num>
  <w:num w:numId="124" w16cid:durableId="1795712115">
    <w:abstractNumId w:val="139"/>
    <w:lvlOverride w:ilvl="0">
      <w:startOverride w:val="1"/>
    </w:lvlOverride>
  </w:num>
  <w:num w:numId="125" w16cid:durableId="1760757777">
    <w:abstractNumId w:val="94"/>
  </w:num>
  <w:num w:numId="126" w16cid:durableId="1853564478">
    <w:abstractNumId w:val="94"/>
  </w:num>
  <w:num w:numId="127" w16cid:durableId="1412046605">
    <w:abstractNumId w:val="160"/>
  </w:num>
  <w:num w:numId="128" w16cid:durableId="1993830168">
    <w:abstractNumId w:val="16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1326546739">
    <w:abstractNumId w:val="13"/>
  </w:num>
  <w:num w:numId="130" w16cid:durableId="145830452">
    <w:abstractNumId w:val="13"/>
  </w:num>
  <w:num w:numId="131" w16cid:durableId="614485348">
    <w:abstractNumId w:val="76"/>
  </w:num>
  <w:num w:numId="132" w16cid:durableId="1756053075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404792438">
    <w:abstractNumId w:val="152"/>
  </w:num>
  <w:num w:numId="134" w16cid:durableId="34038577">
    <w:abstractNumId w:val="139"/>
  </w:num>
  <w:num w:numId="135" w16cid:durableId="1455752589">
    <w:abstractNumId w:val="62"/>
  </w:num>
  <w:num w:numId="136" w16cid:durableId="1903716818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2025353922">
    <w:abstractNumId w:val="139"/>
  </w:num>
  <w:num w:numId="138" w16cid:durableId="59096582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52776632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38406365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41821700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75580778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075517510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183298859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483037801">
    <w:abstractNumId w:val="1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1419209137">
    <w:abstractNumId w:val="145"/>
  </w:num>
  <w:num w:numId="147" w16cid:durableId="1534490966">
    <w:abstractNumId w:val="145"/>
  </w:num>
  <w:num w:numId="148" w16cid:durableId="1875842268">
    <w:abstractNumId w:val="155"/>
  </w:num>
  <w:num w:numId="149" w16cid:durableId="682242851">
    <w:abstractNumId w:val="164"/>
  </w:num>
  <w:num w:numId="150" w16cid:durableId="982388136">
    <w:abstractNumId w:val="37"/>
  </w:num>
  <w:num w:numId="151" w16cid:durableId="1551187564">
    <w:abstractNumId w:val="151"/>
  </w:num>
  <w:num w:numId="152" w16cid:durableId="72286561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326782771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617176938">
    <w:abstractNumId w:val="36"/>
  </w:num>
  <w:num w:numId="155" w16cid:durableId="23135871">
    <w:abstractNumId w:val="4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 w16cid:durableId="64956250">
    <w:abstractNumId w:val="145"/>
  </w:num>
  <w:num w:numId="157" w16cid:durableId="1643997948">
    <w:abstractNumId w:val="145"/>
  </w:num>
  <w:num w:numId="158" w16cid:durableId="805467537">
    <w:abstractNumId w:val="145"/>
  </w:num>
  <w:num w:numId="159" w16cid:durableId="1556816446">
    <w:abstractNumId w:val="145"/>
  </w:num>
  <w:num w:numId="160" w16cid:durableId="1109399292">
    <w:abstractNumId w:val="145"/>
  </w:num>
  <w:num w:numId="161" w16cid:durableId="3366627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039862157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23728722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134953014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7699078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1165049226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20348140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403061413">
    <w:abstractNumId w:val="135"/>
  </w:num>
  <w:num w:numId="169" w16cid:durableId="699823713">
    <w:abstractNumId w:val="100"/>
  </w:num>
  <w:num w:numId="170" w16cid:durableId="921715278">
    <w:abstractNumId w:val="135"/>
  </w:num>
  <w:num w:numId="171" w16cid:durableId="1166045986">
    <w:abstractNumId w:val="135"/>
  </w:num>
  <w:num w:numId="172" w16cid:durableId="868958316">
    <w:abstractNumId w:val="135"/>
    <w:lvlOverride w:ilvl="0">
      <w:startOverride w:val="3"/>
    </w:lvlOverride>
  </w:num>
  <w:num w:numId="173" w16cid:durableId="1216576636">
    <w:abstractNumId w:val="135"/>
    <w:lvlOverride w:ilvl="0">
      <w:startOverride w:val="1"/>
    </w:lvlOverride>
  </w:num>
  <w:num w:numId="174" w16cid:durableId="1912039418">
    <w:abstractNumId w:val="135"/>
    <w:lvlOverride w:ilvl="0">
      <w:startOverride w:val="1"/>
    </w:lvlOverride>
  </w:num>
  <w:num w:numId="175" w16cid:durableId="2146311177">
    <w:abstractNumId w:val="135"/>
    <w:lvlOverride w:ilvl="0">
      <w:startOverride w:val="1"/>
    </w:lvlOverride>
  </w:num>
  <w:num w:numId="176" w16cid:durableId="2082825761">
    <w:abstractNumId w:val="135"/>
    <w:lvlOverride w:ilvl="0">
      <w:startOverride w:val="1"/>
    </w:lvlOverride>
  </w:num>
  <w:num w:numId="177" w16cid:durableId="1867327622">
    <w:abstractNumId w:val="135"/>
  </w:num>
  <w:num w:numId="178" w16cid:durableId="1031882492">
    <w:abstractNumId w:val="135"/>
    <w:lvlOverride w:ilvl="0">
      <w:startOverride w:val="1"/>
    </w:lvlOverride>
  </w:num>
  <w:num w:numId="179" w16cid:durableId="617833372">
    <w:abstractNumId w:val="135"/>
    <w:lvlOverride w:ilvl="0">
      <w:startOverride w:val="1"/>
    </w:lvlOverride>
  </w:num>
  <w:num w:numId="180" w16cid:durableId="1444884766">
    <w:abstractNumId w:val="135"/>
    <w:lvlOverride w:ilvl="0">
      <w:startOverride w:val="1"/>
    </w:lvlOverride>
  </w:num>
  <w:num w:numId="181" w16cid:durableId="102205187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104883373">
    <w:abstractNumId w:val="1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345255982">
    <w:abstractNumId w:val="100"/>
  </w:num>
  <w:num w:numId="184" w16cid:durableId="1700230719">
    <w:abstractNumId w:val="100"/>
  </w:num>
  <w:num w:numId="185" w16cid:durableId="1469787548">
    <w:abstractNumId w:val="1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 w16cid:durableId="1628655179">
    <w:abstractNumId w:val="100"/>
  </w:num>
  <w:num w:numId="187" w16cid:durableId="145636844">
    <w:abstractNumId w:val="1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 w16cid:durableId="1165051555">
    <w:abstractNumId w:val="100"/>
  </w:num>
  <w:num w:numId="189" w16cid:durableId="1525704954">
    <w:abstractNumId w:val="1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78376557">
    <w:abstractNumId w:val="100"/>
  </w:num>
  <w:num w:numId="191" w16cid:durableId="1070234172">
    <w:abstractNumId w:val="10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055202290">
    <w:abstractNumId w:val="100"/>
  </w:num>
  <w:num w:numId="193" w16cid:durableId="745415665">
    <w:abstractNumId w:val="12"/>
  </w:num>
  <w:num w:numId="194" w16cid:durableId="1139109763">
    <w:abstractNumId w:val="70"/>
  </w:num>
  <w:num w:numId="195" w16cid:durableId="748622703">
    <w:abstractNumId w:val="70"/>
  </w:num>
  <w:num w:numId="196" w16cid:durableId="746074110">
    <w:abstractNumId w:val="7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958804437">
    <w:abstractNumId w:val="1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681903044">
    <w:abstractNumId w:val="27"/>
  </w:num>
  <w:num w:numId="199" w16cid:durableId="2016762940">
    <w:abstractNumId w:val="127"/>
  </w:num>
  <w:num w:numId="200" w16cid:durableId="1574314084">
    <w:abstractNumId w:val="61"/>
  </w:num>
  <w:num w:numId="201" w16cid:durableId="324741991">
    <w:abstractNumId w:val="104"/>
  </w:num>
  <w:num w:numId="202" w16cid:durableId="72437884">
    <w:abstractNumId w:val="124"/>
  </w:num>
  <w:num w:numId="203" w16cid:durableId="1205404459">
    <w:abstractNumId w:val="162"/>
  </w:num>
  <w:num w:numId="204" w16cid:durableId="2104573360">
    <w:abstractNumId w:val="80"/>
  </w:num>
  <w:num w:numId="205" w16cid:durableId="2115898841">
    <w:abstractNumId w:val="56"/>
  </w:num>
  <w:num w:numId="206" w16cid:durableId="359208134">
    <w:abstractNumId w:val="28"/>
  </w:num>
  <w:num w:numId="207" w16cid:durableId="823397470">
    <w:abstractNumId w:val="23"/>
  </w:num>
  <w:num w:numId="208" w16cid:durableId="2120683237">
    <w:abstractNumId w:val="23"/>
  </w:num>
  <w:num w:numId="209" w16cid:durableId="577861578">
    <w:abstractNumId w:val="2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625425775">
    <w:abstractNumId w:val="16"/>
  </w:num>
  <w:num w:numId="211" w16cid:durableId="1914469112">
    <w:abstractNumId w:val="93"/>
  </w:num>
  <w:num w:numId="212" w16cid:durableId="1064764441">
    <w:abstractNumId w:val="9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 w16cid:durableId="637950932">
    <w:abstractNumId w:val="78"/>
  </w:num>
  <w:num w:numId="214" w16cid:durableId="1216161129">
    <w:abstractNumId w:val="142"/>
  </w:num>
  <w:num w:numId="215" w16cid:durableId="903837364">
    <w:abstractNumId w:val="52"/>
  </w:num>
  <w:num w:numId="216" w16cid:durableId="1970628631">
    <w:abstractNumId w:val="7"/>
  </w:num>
  <w:num w:numId="217" w16cid:durableId="1001811909">
    <w:abstractNumId w:val="1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727610979">
    <w:abstractNumId w:val="1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 w16cid:durableId="455877060">
    <w:abstractNumId w:val="12"/>
  </w:num>
  <w:num w:numId="220" w16cid:durableId="18327205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618993964">
    <w:abstractNumId w:val="12"/>
  </w:num>
  <w:num w:numId="222" w16cid:durableId="8467944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 w16cid:durableId="10069769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14030613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1695350892">
    <w:abstractNumId w:val="160"/>
  </w:num>
  <w:num w:numId="226" w16cid:durableId="843323236">
    <w:abstractNumId w:val="160"/>
  </w:num>
  <w:num w:numId="227" w16cid:durableId="1464230220">
    <w:abstractNumId w:val="160"/>
  </w:num>
  <w:num w:numId="228" w16cid:durableId="1408186990">
    <w:abstractNumId w:val="160"/>
  </w:num>
  <w:num w:numId="229" w16cid:durableId="98648051">
    <w:abstractNumId w:val="160"/>
  </w:num>
  <w:num w:numId="230" w16cid:durableId="271523907">
    <w:abstractNumId w:val="160"/>
  </w:num>
  <w:num w:numId="231" w16cid:durableId="1232152244">
    <w:abstractNumId w:val="160"/>
  </w:num>
  <w:num w:numId="232" w16cid:durableId="1722509528">
    <w:abstractNumId w:val="148"/>
  </w:num>
  <w:num w:numId="233" w16cid:durableId="764956215">
    <w:abstractNumId w:val="99"/>
  </w:num>
  <w:num w:numId="234" w16cid:durableId="1739357417">
    <w:abstractNumId w:val="12"/>
  </w:num>
  <w:num w:numId="235" w16cid:durableId="109594298">
    <w:abstractNumId w:val="2"/>
  </w:num>
  <w:num w:numId="236" w16cid:durableId="1721321217">
    <w:abstractNumId w:val="68"/>
  </w:num>
  <w:num w:numId="237" w16cid:durableId="638150237">
    <w:abstractNumId w:val="114"/>
  </w:num>
  <w:num w:numId="238" w16cid:durableId="13918830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12725126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2108188789">
    <w:abstractNumId w:val="44"/>
  </w:num>
  <w:num w:numId="241" w16cid:durableId="1093546186">
    <w:abstractNumId w:val="153"/>
  </w:num>
  <w:num w:numId="242" w16cid:durableId="2119908938">
    <w:abstractNumId w:val="0"/>
  </w:num>
  <w:num w:numId="243" w16cid:durableId="205219008">
    <w:abstractNumId w:val="28"/>
  </w:num>
  <w:num w:numId="244" w16cid:durableId="1020203117">
    <w:abstractNumId w:val="96"/>
  </w:num>
  <w:num w:numId="245" w16cid:durableId="1519538424">
    <w:abstractNumId w:val="146"/>
  </w:num>
  <w:num w:numId="246" w16cid:durableId="1849440556">
    <w:abstractNumId w:val="74"/>
  </w:num>
  <w:num w:numId="247" w16cid:durableId="2064668886">
    <w:abstractNumId w:val="12"/>
  </w:num>
  <w:num w:numId="248" w16cid:durableId="771511945">
    <w:abstractNumId w:val="12"/>
  </w:num>
  <w:num w:numId="249" w16cid:durableId="1394698967">
    <w:abstractNumId w:val="12"/>
  </w:num>
  <w:num w:numId="250" w16cid:durableId="1912229351">
    <w:abstractNumId w:val="133"/>
  </w:num>
  <w:num w:numId="251" w16cid:durableId="1056048790">
    <w:abstractNumId w:val="97"/>
  </w:num>
  <w:num w:numId="252" w16cid:durableId="1328554869">
    <w:abstractNumId w:val="165"/>
  </w:num>
  <w:num w:numId="253" w16cid:durableId="1802649196">
    <w:abstractNumId w:val="144"/>
  </w:num>
  <w:num w:numId="254" w16cid:durableId="628512084">
    <w:abstractNumId w:val="91"/>
  </w:num>
  <w:num w:numId="255" w16cid:durableId="569389792">
    <w:abstractNumId w:val="5"/>
  </w:num>
  <w:num w:numId="256" w16cid:durableId="1078133911">
    <w:abstractNumId w:val="8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no Schneider">
    <w15:presenceInfo w15:providerId="None" w15:userId="Tino Schneid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AA"/>
    <w:rsid w:val="00020FEE"/>
    <w:rsid w:val="000219DB"/>
    <w:rsid w:val="00027793"/>
    <w:rsid w:val="00046E00"/>
    <w:rsid w:val="00074698"/>
    <w:rsid w:val="000772C4"/>
    <w:rsid w:val="000B293E"/>
    <w:rsid w:val="000C4E75"/>
    <w:rsid w:val="000E13B6"/>
    <w:rsid w:val="000F1C08"/>
    <w:rsid w:val="000F1E59"/>
    <w:rsid w:val="00106FD5"/>
    <w:rsid w:val="0011726B"/>
    <w:rsid w:val="00180DBF"/>
    <w:rsid w:val="00197BA4"/>
    <w:rsid w:val="001A3F84"/>
    <w:rsid w:val="001E7F5F"/>
    <w:rsid w:val="001F3538"/>
    <w:rsid w:val="00232975"/>
    <w:rsid w:val="00265B4B"/>
    <w:rsid w:val="00273908"/>
    <w:rsid w:val="00274828"/>
    <w:rsid w:val="00275C01"/>
    <w:rsid w:val="00280CF9"/>
    <w:rsid w:val="0028614E"/>
    <w:rsid w:val="00292AA2"/>
    <w:rsid w:val="00296B97"/>
    <w:rsid w:val="002A24D9"/>
    <w:rsid w:val="002C5FAA"/>
    <w:rsid w:val="002F3EF0"/>
    <w:rsid w:val="002F6CCB"/>
    <w:rsid w:val="00306002"/>
    <w:rsid w:val="0032569C"/>
    <w:rsid w:val="003316F5"/>
    <w:rsid w:val="0034220D"/>
    <w:rsid w:val="003509AA"/>
    <w:rsid w:val="003A325C"/>
    <w:rsid w:val="003D3557"/>
    <w:rsid w:val="003D646A"/>
    <w:rsid w:val="003F19E3"/>
    <w:rsid w:val="003F71AC"/>
    <w:rsid w:val="00452DED"/>
    <w:rsid w:val="00470280"/>
    <w:rsid w:val="0047586B"/>
    <w:rsid w:val="004E7ED1"/>
    <w:rsid w:val="004F1376"/>
    <w:rsid w:val="004F6C77"/>
    <w:rsid w:val="005027C2"/>
    <w:rsid w:val="005514FB"/>
    <w:rsid w:val="00554E37"/>
    <w:rsid w:val="005B3FD2"/>
    <w:rsid w:val="005C2844"/>
    <w:rsid w:val="005F4999"/>
    <w:rsid w:val="00614FCB"/>
    <w:rsid w:val="00624276"/>
    <w:rsid w:val="00626C3A"/>
    <w:rsid w:val="00672969"/>
    <w:rsid w:val="006752D2"/>
    <w:rsid w:val="00692398"/>
    <w:rsid w:val="006C08DB"/>
    <w:rsid w:val="006E1BDD"/>
    <w:rsid w:val="006E249B"/>
    <w:rsid w:val="007003DB"/>
    <w:rsid w:val="00707C6B"/>
    <w:rsid w:val="00711826"/>
    <w:rsid w:val="00767254"/>
    <w:rsid w:val="00772612"/>
    <w:rsid w:val="007A60A3"/>
    <w:rsid w:val="007B3800"/>
    <w:rsid w:val="00837D7B"/>
    <w:rsid w:val="00865989"/>
    <w:rsid w:val="0087115D"/>
    <w:rsid w:val="00874956"/>
    <w:rsid w:val="008766FA"/>
    <w:rsid w:val="008A4998"/>
    <w:rsid w:val="008A5611"/>
    <w:rsid w:val="008E1EEC"/>
    <w:rsid w:val="0091013F"/>
    <w:rsid w:val="0092387E"/>
    <w:rsid w:val="00942198"/>
    <w:rsid w:val="009425F6"/>
    <w:rsid w:val="00953A49"/>
    <w:rsid w:val="00955113"/>
    <w:rsid w:val="00963E9B"/>
    <w:rsid w:val="0098484B"/>
    <w:rsid w:val="0099739C"/>
    <w:rsid w:val="009A5DD6"/>
    <w:rsid w:val="009B5A58"/>
    <w:rsid w:val="009F1808"/>
    <w:rsid w:val="00A10678"/>
    <w:rsid w:val="00A11F6B"/>
    <w:rsid w:val="00A30C6F"/>
    <w:rsid w:val="00A42144"/>
    <w:rsid w:val="00A4620A"/>
    <w:rsid w:val="00A76631"/>
    <w:rsid w:val="00A82272"/>
    <w:rsid w:val="00A87A50"/>
    <w:rsid w:val="00A92312"/>
    <w:rsid w:val="00AA6081"/>
    <w:rsid w:val="00AA6784"/>
    <w:rsid w:val="00AD1D30"/>
    <w:rsid w:val="00AE1F33"/>
    <w:rsid w:val="00AF0DB4"/>
    <w:rsid w:val="00AF395A"/>
    <w:rsid w:val="00B0244A"/>
    <w:rsid w:val="00B7362E"/>
    <w:rsid w:val="00B74BE7"/>
    <w:rsid w:val="00B76CE1"/>
    <w:rsid w:val="00BB7D4C"/>
    <w:rsid w:val="00BD1EC3"/>
    <w:rsid w:val="00BD29DE"/>
    <w:rsid w:val="00BD6B63"/>
    <w:rsid w:val="00C14360"/>
    <w:rsid w:val="00C46B67"/>
    <w:rsid w:val="00CE6B6F"/>
    <w:rsid w:val="00CE7B85"/>
    <w:rsid w:val="00D24ED6"/>
    <w:rsid w:val="00D342C5"/>
    <w:rsid w:val="00D47166"/>
    <w:rsid w:val="00D5510D"/>
    <w:rsid w:val="00D611C3"/>
    <w:rsid w:val="00D951E6"/>
    <w:rsid w:val="00D95AA8"/>
    <w:rsid w:val="00DA2404"/>
    <w:rsid w:val="00DA2B47"/>
    <w:rsid w:val="00DA7DBD"/>
    <w:rsid w:val="00DC19DA"/>
    <w:rsid w:val="00DD171C"/>
    <w:rsid w:val="00DD1E5A"/>
    <w:rsid w:val="00DD3CBB"/>
    <w:rsid w:val="00DD4640"/>
    <w:rsid w:val="00DE10F9"/>
    <w:rsid w:val="00DE4266"/>
    <w:rsid w:val="00E00A3C"/>
    <w:rsid w:val="00E73985"/>
    <w:rsid w:val="00E83344"/>
    <w:rsid w:val="00E94CE4"/>
    <w:rsid w:val="00EA7283"/>
    <w:rsid w:val="00EB46FE"/>
    <w:rsid w:val="00EE0535"/>
    <w:rsid w:val="00EE3B06"/>
    <w:rsid w:val="00F11FA7"/>
    <w:rsid w:val="00F12160"/>
    <w:rsid w:val="00F154C0"/>
    <w:rsid w:val="00F4569D"/>
    <w:rsid w:val="00FA4960"/>
    <w:rsid w:val="00FC5AAA"/>
    <w:rsid w:val="00FE11A1"/>
    <w:rsid w:val="00FE42CC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3F185"/>
  <w15:chartTrackingRefBased/>
  <w15:docId w15:val="{B35DB1E5-9ED3-4B99-B14C-099F2DC4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xfließx"/>
    <w:next w:val="xflie"/>
    <w:rsid w:val="001E7F5F"/>
    <w:pPr>
      <w:spacing w:after="0" w:line="240" w:lineRule="auto"/>
    </w:pPr>
    <w:rPr>
      <w:rFonts w:ascii="Raleway" w:hAnsi="Raleway"/>
    </w:rPr>
  </w:style>
  <w:style w:type="paragraph" w:styleId="berschrift1">
    <w:name w:val="heading 1"/>
    <w:aliases w:val="xÜber 1"/>
    <w:basedOn w:val="Standard"/>
    <w:link w:val="berschrift1Zchn"/>
    <w:autoRedefine/>
    <w:uiPriority w:val="9"/>
    <w:rsid w:val="000F1C08"/>
    <w:pPr>
      <w:keepNext/>
      <w:keepLines/>
      <w:spacing w:before="240" w:after="240" w:line="300" w:lineRule="auto"/>
      <w:outlineLvl w:val="0"/>
    </w:pPr>
    <w:rPr>
      <w:rFonts w:ascii="Code Pro" w:eastAsiaTheme="majorEastAsia" w:hAnsi="Code Pro" w:cstheme="majorBidi"/>
      <w:b/>
      <w:sz w:val="28"/>
      <w:szCs w:val="28"/>
    </w:rPr>
  </w:style>
  <w:style w:type="paragraph" w:styleId="berschrift2">
    <w:name w:val="heading 2"/>
    <w:aliases w:val="2 Überschrift"/>
    <w:basedOn w:val="Standard"/>
    <w:link w:val="berschrift2Zchn"/>
    <w:autoRedefine/>
    <w:uiPriority w:val="9"/>
    <w:unhideWhenUsed/>
    <w:qFormat/>
    <w:rsid w:val="003F19E3"/>
    <w:pPr>
      <w:keepNext/>
      <w:keepLines/>
      <w:numPr>
        <w:ilvl w:val="1"/>
        <w:numId w:val="221"/>
      </w:numPr>
      <w:tabs>
        <w:tab w:val="left" w:pos="709"/>
        <w:tab w:val="left" w:pos="1701"/>
        <w:tab w:val="left" w:pos="2835"/>
      </w:tabs>
      <w:spacing w:after="160" w:line="276" w:lineRule="auto"/>
      <w:outlineLvl w:val="1"/>
    </w:pPr>
    <w:rPr>
      <w:rFonts w:eastAsiaTheme="majorEastAsia" w:cstheme="majorBidi"/>
      <w:b/>
      <w:iCs/>
      <w:sz w:val="28"/>
      <w:szCs w:val="36"/>
    </w:rPr>
  </w:style>
  <w:style w:type="paragraph" w:styleId="berschrift3">
    <w:name w:val="heading 3"/>
    <w:aliases w:val="3 Überschrift"/>
    <w:basedOn w:val="xflie"/>
    <w:link w:val="berschrift3Zchn"/>
    <w:autoRedefine/>
    <w:uiPriority w:val="9"/>
    <w:unhideWhenUsed/>
    <w:qFormat/>
    <w:rsid w:val="00D611C3"/>
    <w:pPr>
      <w:keepNext/>
      <w:keepLines/>
      <w:spacing w:after="120" w:line="276" w:lineRule="auto"/>
      <w:ind w:left="567" w:hanging="567"/>
      <w:outlineLvl w:val="2"/>
    </w:pPr>
    <w:rPr>
      <w:rFonts w:eastAsiaTheme="majorEastAsia" w:cstheme="majorBidi"/>
      <w:b/>
      <w:iCs/>
      <w:color w:val="44546A" w:themeColor="text2"/>
      <w:szCs w:val="28"/>
    </w:rPr>
  </w:style>
  <w:style w:type="paragraph" w:styleId="berschrift4">
    <w:name w:val="heading 4"/>
    <w:aliases w:val="bulletÜberschrift"/>
    <w:basedOn w:val="Standard"/>
    <w:next w:val="Beschriftung"/>
    <w:link w:val="berschrift4Zchn"/>
    <w:autoRedefine/>
    <w:uiPriority w:val="9"/>
    <w:unhideWhenUsed/>
    <w:qFormat/>
    <w:rsid w:val="00F154C0"/>
    <w:pPr>
      <w:keepNext/>
      <w:keepLines/>
      <w:tabs>
        <w:tab w:val="left" w:pos="709"/>
        <w:tab w:val="left" w:pos="1701"/>
        <w:tab w:val="left" w:pos="2835"/>
      </w:tabs>
      <w:spacing w:before="240" w:after="120" w:line="300" w:lineRule="auto"/>
      <w:ind w:left="567"/>
      <w:outlineLvl w:val="3"/>
    </w:pPr>
    <w:rPr>
      <w:rFonts w:eastAsiaTheme="majorEastAsia" w:cstheme="majorBidi"/>
      <w:b/>
      <w:iCs/>
      <w:sz w:val="22"/>
    </w:rPr>
  </w:style>
  <w:style w:type="paragraph" w:styleId="berschrift5">
    <w:name w:val="heading 5"/>
    <w:aliases w:val="xÜber 5"/>
    <w:basedOn w:val="Standard"/>
    <w:link w:val="berschrift5Zchn"/>
    <w:autoRedefine/>
    <w:uiPriority w:val="9"/>
    <w:unhideWhenUsed/>
    <w:rsid w:val="00292AA2"/>
    <w:pPr>
      <w:keepNext/>
      <w:keepLines/>
      <w:tabs>
        <w:tab w:val="left" w:pos="709"/>
        <w:tab w:val="left" w:pos="1701"/>
        <w:tab w:val="left" w:pos="2835"/>
      </w:tabs>
      <w:spacing w:before="80" w:after="120" w:line="324" w:lineRule="auto"/>
      <w:outlineLvl w:val="4"/>
    </w:pPr>
    <w:rPr>
      <w:rFonts w:eastAsiaTheme="majorEastAsia" w:cstheme="majorBidi"/>
      <w:iCs/>
      <w:szCs w:val="28"/>
      <w:u w:val="words"/>
      <w14:numForm w14:val="lining"/>
      <w14:numSpacing w14:val="proportional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3509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rsid w:val="003509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09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09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1 Überschrift"/>
    <w:basedOn w:val="Standard"/>
    <w:next w:val="berschrift1"/>
    <w:link w:val="TitelZchn"/>
    <w:autoRedefine/>
    <w:uiPriority w:val="10"/>
    <w:qFormat/>
    <w:rsid w:val="000B293E"/>
    <w:pPr>
      <w:numPr>
        <w:numId w:val="221"/>
      </w:numPr>
      <w:spacing w:before="240" w:after="240" w:line="360" w:lineRule="auto"/>
      <w:contextualSpacing/>
    </w:pPr>
    <w:rPr>
      <w:rFonts w:ascii="Bebas Neue" w:eastAsiaTheme="majorEastAsia" w:hAnsi="Bebas Neue" w:cstheme="majorBidi"/>
      <w:spacing w:val="-10"/>
      <w:kern w:val="28"/>
      <w:sz w:val="40"/>
      <w:szCs w:val="44"/>
    </w:rPr>
  </w:style>
  <w:style w:type="character" w:customStyle="1" w:styleId="TitelZchn">
    <w:name w:val="Titel Zchn"/>
    <w:aliases w:val="1 Überschrift Zchn"/>
    <w:basedOn w:val="Absatz-Standardschriftart"/>
    <w:link w:val="Titel"/>
    <w:uiPriority w:val="10"/>
    <w:rsid w:val="000B293E"/>
    <w:rPr>
      <w:rFonts w:ascii="Bebas Neue" w:eastAsiaTheme="majorEastAsia" w:hAnsi="Bebas Neue" w:cstheme="majorBidi"/>
      <w:spacing w:val="-10"/>
      <w:kern w:val="28"/>
      <w:sz w:val="40"/>
      <w:szCs w:val="44"/>
    </w:rPr>
  </w:style>
  <w:style w:type="character" w:customStyle="1" w:styleId="berschrift1Zchn">
    <w:name w:val="Überschrift 1 Zchn"/>
    <w:aliases w:val="xÜber 1 Zchn"/>
    <w:basedOn w:val="Absatz-Standardschriftart"/>
    <w:link w:val="berschrift1"/>
    <w:uiPriority w:val="9"/>
    <w:rsid w:val="000F1C08"/>
    <w:rPr>
      <w:rFonts w:ascii="Code Pro" w:eastAsiaTheme="majorEastAsia" w:hAnsi="Code Pro" w:cstheme="majorBidi"/>
      <w:b/>
      <w:sz w:val="28"/>
      <w:szCs w:val="28"/>
    </w:rPr>
  </w:style>
  <w:style w:type="character" w:customStyle="1" w:styleId="berschrift2Zchn">
    <w:name w:val="Überschrift 2 Zchn"/>
    <w:aliases w:val="2 Überschrift Zchn"/>
    <w:basedOn w:val="Absatz-Standardschriftart"/>
    <w:link w:val="berschrift2"/>
    <w:uiPriority w:val="9"/>
    <w:rsid w:val="003F19E3"/>
    <w:rPr>
      <w:rFonts w:ascii="Raleway" w:eastAsiaTheme="majorEastAsia" w:hAnsi="Raleway" w:cstheme="majorBidi"/>
      <w:b/>
      <w:iCs/>
      <w:sz w:val="28"/>
      <w:szCs w:val="36"/>
    </w:rPr>
  </w:style>
  <w:style w:type="character" w:customStyle="1" w:styleId="berschrift3Zchn">
    <w:name w:val="Überschrift 3 Zchn"/>
    <w:aliases w:val="3 Überschrift Zchn"/>
    <w:basedOn w:val="Absatz-Standardschriftart"/>
    <w:link w:val="berschrift3"/>
    <w:uiPriority w:val="9"/>
    <w:rsid w:val="00D611C3"/>
    <w:rPr>
      <w:rFonts w:ascii="Raleway" w:eastAsiaTheme="majorEastAsia" w:hAnsi="Raleway" w:cstheme="majorBidi"/>
      <w:b/>
      <w:bCs/>
      <w:iCs/>
      <w:color w:val="44546A" w:themeColor="text2"/>
      <w:szCs w:val="28"/>
      <w14:numForm w14:val="lining"/>
      <w14:numSpacing w14:val="proportional"/>
    </w:rPr>
  </w:style>
  <w:style w:type="character" w:customStyle="1" w:styleId="berschrift4Zchn">
    <w:name w:val="Überschrift 4 Zchn"/>
    <w:aliases w:val="bulletÜberschrift Zchn"/>
    <w:basedOn w:val="Absatz-Standardschriftart"/>
    <w:link w:val="berschrift4"/>
    <w:uiPriority w:val="9"/>
    <w:rsid w:val="00F154C0"/>
    <w:rPr>
      <w:rFonts w:ascii="Raleway" w:eastAsiaTheme="majorEastAsia" w:hAnsi="Raleway" w:cstheme="majorBidi"/>
      <w:b/>
      <w:iCs/>
      <w:sz w:val="22"/>
    </w:rPr>
  </w:style>
  <w:style w:type="character" w:customStyle="1" w:styleId="berschrift5Zchn">
    <w:name w:val="Überschrift 5 Zchn"/>
    <w:aliases w:val="xÜber 5 Zchn"/>
    <w:basedOn w:val="Absatz-Standardschriftart"/>
    <w:link w:val="berschrift5"/>
    <w:uiPriority w:val="9"/>
    <w:rsid w:val="00292AA2"/>
    <w:rPr>
      <w:rFonts w:ascii="Raleway" w:eastAsiaTheme="majorEastAsia" w:hAnsi="Raleway" w:cstheme="majorBidi"/>
      <w:iCs/>
      <w:szCs w:val="28"/>
      <w:u w:val="words"/>
      <w14:numForm w14:val="lining"/>
      <w14:numSpacing w14:val="proportional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3509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09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09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09AA"/>
    <w:rPr>
      <w:rFonts w:eastAsiaTheme="majorEastAsia" w:cstheme="majorBidi"/>
      <w:color w:val="272727" w:themeColor="text1" w:themeTint="D8"/>
    </w:rPr>
  </w:style>
  <w:style w:type="paragraph" w:styleId="Untertitel">
    <w:name w:val="Subtitle"/>
    <w:basedOn w:val="Standard"/>
    <w:link w:val="UntertitelZchn"/>
    <w:autoRedefine/>
    <w:uiPriority w:val="11"/>
    <w:qFormat/>
    <w:rsid w:val="009A5DD6"/>
    <w:pPr>
      <w:numPr>
        <w:ilvl w:val="1"/>
      </w:numPr>
      <w:spacing w:before="120" w:after="120" w:line="300" w:lineRule="auto"/>
      <w:ind w:left="340"/>
    </w:pPr>
    <w:rPr>
      <w:rFonts w:ascii="Code Pro" w:eastAsiaTheme="majorEastAsia" w:hAnsi="Code Pro" w:cstheme="majorBidi"/>
      <w:b/>
      <w:color w:val="404040" w:themeColor="text1" w:themeTint="BF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5DD6"/>
    <w:rPr>
      <w:rFonts w:ascii="Code Pro" w:eastAsiaTheme="majorEastAsia" w:hAnsi="Code Pro" w:cstheme="majorBidi"/>
      <w:b/>
      <w:color w:val="404040" w:themeColor="text1" w:themeTint="BF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35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09AA"/>
    <w:rPr>
      <w:i/>
      <w:iCs/>
      <w:color w:val="404040" w:themeColor="text1" w:themeTint="BF"/>
    </w:rPr>
  </w:style>
  <w:style w:type="paragraph" w:styleId="Listenabsatz">
    <w:name w:val="List Paragraph"/>
    <w:aliases w:val="xListenabsatz"/>
    <w:basedOn w:val="Standard"/>
    <w:link w:val="ListenabsatzZchn"/>
    <w:autoRedefine/>
    <w:uiPriority w:val="34"/>
    <w:qFormat/>
    <w:rsid w:val="00B76CE1"/>
    <w:pPr>
      <w:framePr w:wrap="around" w:vAnchor="text" w:hAnchor="text" w:xAlign="center" w:y="1"/>
      <w:numPr>
        <w:numId w:val="213"/>
      </w:numPr>
      <w:tabs>
        <w:tab w:val="left" w:pos="709"/>
        <w:tab w:val="left" w:pos="1985"/>
        <w:tab w:val="left" w:pos="2552"/>
      </w:tabs>
      <w:spacing w:after="160" w:line="278" w:lineRule="auto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84B"/>
    <w:rPr>
      <w:rFonts w:ascii="Raleway" w:hAnsi="Raleway"/>
      <w:b/>
      <w:bCs/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09A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09AA"/>
    <w:rPr>
      <w:b/>
      <w:bCs/>
      <w:smallCaps/>
      <w:color w:val="2F5496" w:themeColor="accent1" w:themeShade="BF"/>
      <w:spacing w:val="5"/>
    </w:rPr>
  </w:style>
  <w:style w:type="character" w:styleId="Buchtitel">
    <w:name w:val="Book Title"/>
    <w:basedOn w:val="Absatz-Standardschriftart"/>
    <w:uiPriority w:val="33"/>
    <w:qFormat/>
    <w:rsid w:val="002F3EF0"/>
    <w:rPr>
      <w:rFonts w:ascii="Code Pro" w:hAnsi="Code Pro"/>
      <w:b/>
      <w:bCs/>
      <w:i/>
      <w:iCs/>
      <w:spacing w:val="5"/>
      <w:sz w:val="28"/>
    </w:rPr>
  </w:style>
  <w:style w:type="paragraph" w:customStyle="1" w:styleId="bulletpoints">
    <w:name w:val="bulletpoints"/>
    <w:basedOn w:val="Listenabsatz"/>
    <w:link w:val="bulletpointsZchn"/>
    <w:autoRedefine/>
    <w:qFormat/>
    <w:rsid w:val="003D3557"/>
    <w:pPr>
      <w:framePr w:wrap="around"/>
      <w:numPr>
        <w:numId w:val="15"/>
      </w:numPr>
      <w:tabs>
        <w:tab w:val="left" w:pos="1701"/>
        <w:tab w:val="left" w:pos="2835"/>
      </w:tabs>
      <w:spacing w:before="240" w:after="240" w:line="360" w:lineRule="auto"/>
    </w:pPr>
    <w:rPr>
      <w:b/>
      <w:bCs/>
      <w:sz w:val="22"/>
    </w:rPr>
  </w:style>
  <w:style w:type="character" w:customStyle="1" w:styleId="ListenabsatzZchn">
    <w:name w:val="Listenabsatz Zchn"/>
    <w:aliases w:val="xListenabsatz Zchn"/>
    <w:basedOn w:val="Absatz-Standardschriftart"/>
    <w:link w:val="Listenabsatz"/>
    <w:uiPriority w:val="34"/>
    <w:rsid w:val="00B76CE1"/>
    <w:rPr>
      <w:rFonts w:ascii="Raleway" w:hAnsi="Raleway"/>
    </w:rPr>
  </w:style>
  <w:style w:type="character" w:customStyle="1" w:styleId="bulletpointsZchn">
    <w:name w:val="bulletpoints Zchn"/>
    <w:basedOn w:val="ListenabsatzZchn"/>
    <w:link w:val="bulletpoints"/>
    <w:rsid w:val="003D3557"/>
    <w:rPr>
      <w:rFonts w:ascii="Raleway" w:hAnsi="Raleway"/>
      <w:b/>
      <w:bCs/>
      <w:sz w:val="22"/>
    </w:rPr>
  </w:style>
  <w:style w:type="character" w:styleId="Hervorhebung">
    <w:name w:val="Emphasis"/>
    <w:basedOn w:val="Absatz-Standardschriftart"/>
    <w:uiPriority w:val="20"/>
    <w:qFormat/>
    <w:rsid w:val="00292AA2"/>
    <w:rPr>
      <w:b/>
      <w:i/>
      <w:iCs/>
      <w:color w:val="44546A" w:themeColor="text2"/>
    </w:rPr>
  </w:style>
  <w:style w:type="paragraph" w:customStyle="1" w:styleId="xflie">
    <w:name w:val="xfließ"/>
    <w:basedOn w:val="Standard"/>
    <w:link w:val="xflieZchn"/>
    <w:autoRedefine/>
    <w:qFormat/>
    <w:rsid w:val="00DD4640"/>
    <w:pPr>
      <w:tabs>
        <w:tab w:val="left" w:pos="1701"/>
        <w:tab w:val="left" w:pos="2835"/>
      </w:tabs>
      <w:spacing w:line="300" w:lineRule="auto"/>
      <w:ind w:left="284"/>
      <w:contextualSpacing/>
    </w:pPr>
    <w:rPr>
      <w:rFonts w:cs="Times New Roman"/>
      <w:bCs/>
      <w:color w:val="000000" w:themeColor="text1"/>
      <w14:numForm w14:val="lining"/>
      <w14:numSpacing w14:val="proportional"/>
    </w:rPr>
  </w:style>
  <w:style w:type="character" w:customStyle="1" w:styleId="xflieZchn">
    <w:name w:val="xfließ Zchn"/>
    <w:basedOn w:val="Absatz-Standardschriftart"/>
    <w:link w:val="xflie"/>
    <w:rsid w:val="00DD4640"/>
    <w:rPr>
      <w:rFonts w:ascii="Raleway" w:hAnsi="Raleway" w:cs="Times New Roman"/>
      <w:bCs/>
      <w:color w:val="000000" w:themeColor="text1"/>
      <w14:numForm w14:val="lining"/>
      <w14:numSpacing w14:val="proportional"/>
    </w:rPr>
  </w:style>
  <w:style w:type="paragraph" w:styleId="KeinLeerraum">
    <w:name w:val="No Spacing"/>
    <w:link w:val="KeinLeerraumZchn"/>
    <w:uiPriority w:val="1"/>
    <w:rsid w:val="00FC5AAA"/>
    <w:pPr>
      <w:spacing w:after="0" w:line="240" w:lineRule="auto"/>
    </w:pPr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C5AAA"/>
    <w:rPr>
      <w:rFonts w:eastAsiaTheme="minorEastAsia"/>
      <w:kern w:val="0"/>
      <w:sz w:val="22"/>
      <w:szCs w:val="22"/>
      <w:lang w:eastAsia="de-DE"/>
      <w14:ligatures w14:val="none"/>
    </w:rPr>
  </w:style>
  <w:style w:type="paragraph" w:styleId="StandardWeb">
    <w:name w:val="Normal (Web)"/>
    <w:basedOn w:val="Standard"/>
    <w:uiPriority w:val="99"/>
    <w:unhideWhenUsed/>
    <w:rsid w:val="00046E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37D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37D7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37D7B"/>
    <w:rPr>
      <w:rFonts w:ascii="Raleway" w:hAnsi="Raleway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37D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37D7B"/>
    <w:rPr>
      <w:rFonts w:ascii="Raleway" w:hAnsi="Raleway"/>
      <w:b/>
      <w:bCs/>
      <w:sz w:val="20"/>
      <w:szCs w:val="20"/>
    </w:rPr>
  </w:style>
  <w:style w:type="character" w:styleId="SchwacheHervorhebung">
    <w:name w:val="Subtle Emphasis"/>
    <w:basedOn w:val="Absatz-Standardschriftart"/>
    <w:uiPriority w:val="19"/>
    <w:qFormat/>
    <w:rsid w:val="00E00A3C"/>
    <w:rPr>
      <w:rFonts w:ascii="Raleway" w:hAnsi="Raleway"/>
      <w:i/>
      <w:iCs/>
      <w:color w:val="404040" w:themeColor="text1" w:themeTint="BF"/>
      <w:sz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F0DB4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link w:val="Verzeichnis1Zchn"/>
    <w:autoRedefine/>
    <w:uiPriority w:val="39"/>
    <w:unhideWhenUsed/>
    <w:rsid w:val="00AF0DB4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AF0DB4"/>
    <w:pPr>
      <w:spacing w:after="100"/>
      <w:ind w:left="480"/>
    </w:pPr>
  </w:style>
  <w:style w:type="paragraph" w:styleId="Verzeichnis2">
    <w:name w:val="toc 2"/>
    <w:basedOn w:val="Standard"/>
    <w:next w:val="Standard"/>
    <w:autoRedefine/>
    <w:uiPriority w:val="39"/>
    <w:unhideWhenUsed/>
    <w:rsid w:val="00AF0DB4"/>
    <w:pPr>
      <w:spacing w:after="100"/>
      <w:ind w:left="240"/>
    </w:pPr>
  </w:style>
  <w:style w:type="paragraph" w:styleId="Verzeichnis4">
    <w:name w:val="toc 4"/>
    <w:basedOn w:val="Standard"/>
    <w:next w:val="Standard"/>
    <w:autoRedefine/>
    <w:uiPriority w:val="39"/>
    <w:unhideWhenUsed/>
    <w:rsid w:val="00AF0DB4"/>
    <w:pPr>
      <w:spacing w:after="100" w:line="278" w:lineRule="auto"/>
      <w:ind w:left="720"/>
    </w:pPr>
    <w:rPr>
      <w:rFonts w:asciiTheme="minorHAnsi" w:eastAsiaTheme="minorEastAsia" w:hAnsiTheme="minorHAnsi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AF0DB4"/>
    <w:pPr>
      <w:spacing w:after="100" w:line="278" w:lineRule="auto"/>
      <w:ind w:left="960"/>
    </w:pPr>
    <w:rPr>
      <w:rFonts w:asciiTheme="minorHAnsi" w:eastAsiaTheme="minorEastAsia" w:hAnsiTheme="minorHAnsi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AF0DB4"/>
    <w:pPr>
      <w:spacing w:after="100" w:line="278" w:lineRule="auto"/>
      <w:ind w:left="1200"/>
    </w:pPr>
    <w:rPr>
      <w:rFonts w:asciiTheme="minorHAnsi" w:eastAsiaTheme="minorEastAsia" w:hAnsiTheme="minorHAnsi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AF0DB4"/>
    <w:pPr>
      <w:spacing w:after="100" w:line="278" w:lineRule="auto"/>
      <w:ind w:left="1440"/>
    </w:pPr>
    <w:rPr>
      <w:rFonts w:asciiTheme="minorHAnsi" w:eastAsiaTheme="minorEastAsia" w:hAnsiTheme="minorHAnsi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AF0DB4"/>
    <w:pPr>
      <w:spacing w:after="100" w:line="278" w:lineRule="auto"/>
      <w:ind w:left="1680"/>
    </w:pPr>
    <w:rPr>
      <w:rFonts w:asciiTheme="minorHAnsi" w:eastAsiaTheme="minorEastAsia" w:hAnsiTheme="minorHAnsi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AF0DB4"/>
    <w:pPr>
      <w:spacing w:after="100" w:line="278" w:lineRule="auto"/>
      <w:ind w:left="1920"/>
    </w:pPr>
    <w:rPr>
      <w:rFonts w:asciiTheme="minorHAnsi" w:eastAsiaTheme="minorEastAsia" w:hAnsiTheme="minorHAnsi"/>
      <w:lang w:eastAsia="de-DE"/>
    </w:rPr>
  </w:style>
  <w:style w:type="character" w:styleId="Hyperlink">
    <w:name w:val="Hyperlink"/>
    <w:basedOn w:val="Absatz-Standardschriftart"/>
    <w:uiPriority w:val="99"/>
    <w:unhideWhenUsed/>
    <w:rsid w:val="00AF0DB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F0DB4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63E9B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Regelbox">
    <w:name w:val="Regelbox"/>
    <w:basedOn w:val="Standard"/>
    <w:link w:val="RegelboxZchn"/>
    <w:autoRedefine/>
    <w:qFormat/>
    <w:rsid w:val="007A60A3"/>
    <w:pPr>
      <w:framePr w:w="7035" w:hSpace="567" w:vSpace="516" w:wrap="around" w:vAnchor="page" w:hAnchor="page" w:x="2194" w:y="10291" w:anchorLock="1"/>
      <w:pBdr>
        <w:top w:val="dashed" w:sz="4" w:space="1" w:color="833C0B" w:themeColor="accent2" w:themeShade="80"/>
        <w:left w:val="dashed" w:sz="4" w:space="4" w:color="833C0B" w:themeColor="accent2" w:themeShade="80"/>
        <w:bottom w:val="dashed" w:sz="4" w:space="1" w:color="833C0B" w:themeColor="accent2" w:themeShade="80"/>
        <w:right w:val="dashed" w:sz="4" w:space="4" w:color="833C0B" w:themeColor="accent2" w:themeShade="80"/>
      </w:pBdr>
      <w:shd w:val="clear" w:color="auto" w:fill="D0CECE" w:themeFill="background2" w:themeFillShade="E6"/>
      <w:tabs>
        <w:tab w:val="left" w:pos="142"/>
        <w:tab w:val="left" w:pos="1276"/>
      </w:tabs>
      <w:spacing w:before="120" w:after="120"/>
      <w:ind w:left="1440" w:hanging="1156"/>
    </w:pPr>
    <w:rPr>
      <w:rFonts w:ascii="Consolas" w:hAnsi="Consolas"/>
      <w:b/>
      <w:i/>
      <w:color w:val="000000" w:themeColor="text1"/>
      <w:sz w:val="22"/>
    </w:rPr>
  </w:style>
  <w:style w:type="character" w:customStyle="1" w:styleId="RegelboxZchn">
    <w:name w:val="Regelbox Zchn"/>
    <w:basedOn w:val="Absatz-Standardschriftart"/>
    <w:link w:val="Regelbox"/>
    <w:rsid w:val="007A60A3"/>
    <w:rPr>
      <w:rFonts w:ascii="Consolas" w:hAnsi="Consolas"/>
      <w:b/>
      <w:i/>
      <w:color w:val="000000" w:themeColor="text1"/>
      <w:sz w:val="22"/>
      <w:shd w:val="clear" w:color="auto" w:fill="D0CECE" w:themeFill="background2" w:themeFillShade="E6"/>
    </w:rPr>
  </w:style>
  <w:style w:type="paragraph" w:customStyle="1" w:styleId="Beispiel">
    <w:name w:val="Beispiel"/>
    <w:basedOn w:val="Standard"/>
    <w:link w:val="BeispielZchn"/>
    <w:autoRedefine/>
    <w:qFormat/>
    <w:rsid w:val="00A76631"/>
    <w:pPr>
      <w:tabs>
        <w:tab w:val="left" w:pos="709"/>
        <w:tab w:val="left" w:pos="1701"/>
        <w:tab w:val="left" w:pos="2835"/>
      </w:tabs>
      <w:spacing w:after="160"/>
    </w:pPr>
    <w:rPr>
      <w:b/>
      <w:bCs/>
      <w:iCs/>
    </w:rPr>
  </w:style>
  <w:style w:type="character" w:customStyle="1" w:styleId="BeispielZchn">
    <w:name w:val="Beispiel Zchn"/>
    <w:basedOn w:val="Absatz-Standardschriftart"/>
    <w:link w:val="Beispiel"/>
    <w:rsid w:val="00A76631"/>
    <w:rPr>
      <w:rFonts w:ascii="Raleway" w:hAnsi="Raleway"/>
      <w:b/>
      <w:bCs/>
      <w:iCs/>
    </w:rPr>
  </w:style>
  <w:style w:type="paragraph" w:customStyle="1" w:styleId="info">
    <w:name w:val="info"/>
    <w:basedOn w:val="xflie"/>
    <w:link w:val="infoZchn"/>
    <w:autoRedefine/>
    <w:qFormat/>
    <w:rsid w:val="007A60A3"/>
    <w:pPr>
      <w:spacing w:before="160" w:after="160"/>
      <w:ind w:left="567"/>
    </w:pPr>
    <w:rPr>
      <w:b/>
      <w:i/>
      <w:color w:val="385623" w:themeColor="accent6" w:themeShade="80"/>
    </w:rPr>
  </w:style>
  <w:style w:type="character" w:customStyle="1" w:styleId="infoZchn">
    <w:name w:val="info Zchn"/>
    <w:basedOn w:val="xflieZchn"/>
    <w:link w:val="info"/>
    <w:rsid w:val="007A60A3"/>
    <w:rPr>
      <w:rFonts w:ascii="Raleway" w:hAnsi="Raleway" w:cs="Times New Roman"/>
      <w:b/>
      <w:bCs/>
      <w:i/>
      <w:color w:val="385623" w:themeColor="accent6" w:themeShade="80"/>
      <w14:numForm w14:val="lining"/>
      <w14:numSpacing w14:val="proportional"/>
    </w:rPr>
  </w:style>
  <w:style w:type="paragraph" w:customStyle="1" w:styleId="checkliste">
    <w:name w:val="checkliste"/>
    <w:basedOn w:val="xflie"/>
    <w:link w:val="checklisteZchn"/>
    <w:autoRedefine/>
    <w:qFormat/>
    <w:rsid w:val="00A87A50"/>
    <w:pPr>
      <w:spacing w:line="360" w:lineRule="auto"/>
    </w:pPr>
  </w:style>
  <w:style w:type="character" w:customStyle="1" w:styleId="checklisteZchn">
    <w:name w:val="checkliste Zchn"/>
    <w:basedOn w:val="xflieZchn"/>
    <w:link w:val="checkliste"/>
    <w:rsid w:val="00A87A50"/>
    <w:rPr>
      <w:rFonts w:ascii="Raleway" w:hAnsi="Raleway" w:cs="Times New Roman"/>
      <w:bCs/>
      <w:color w:val="000000" w:themeColor="text1"/>
      <w14:numForm w14:val="lining"/>
      <w14:numSpacing w14:val="proportional"/>
    </w:rPr>
  </w:style>
  <w:style w:type="paragraph" w:styleId="Kopfzeile">
    <w:name w:val="header"/>
    <w:basedOn w:val="Standard"/>
    <w:link w:val="Kopf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D646A"/>
    <w:rPr>
      <w:rFonts w:ascii="Raleway" w:hAnsi="Raleway"/>
    </w:rPr>
  </w:style>
  <w:style w:type="paragraph" w:styleId="Fuzeile">
    <w:name w:val="footer"/>
    <w:basedOn w:val="Standard"/>
    <w:link w:val="FuzeileZchn"/>
    <w:uiPriority w:val="99"/>
    <w:unhideWhenUsed/>
    <w:rsid w:val="003D646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D646A"/>
    <w:rPr>
      <w:rFonts w:ascii="Raleway" w:hAnsi="Raleway"/>
    </w:rPr>
  </w:style>
  <w:style w:type="paragraph" w:customStyle="1" w:styleId="inhalt">
    <w:name w:val="inhalt"/>
    <w:basedOn w:val="Verzeichnis1"/>
    <w:link w:val="inhaltZchn"/>
    <w:autoRedefine/>
    <w:qFormat/>
    <w:rsid w:val="00CE7B85"/>
    <w:pPr>
      <w:numPr>
        <w:numId w:val="241"/>
      </w:numPr>
      <w:tabs>
        <w:tab w:val="left" w:pos="142"/>
        <w:tab w:val="left" w:pos="1276"/>
      </w:tabs>
      <w:spacing w:before="240" w:after="240" w:line="278" w:lineRule="auto"/>
    </w:pPr>
  </w:style>
  <w:style w:type="character" w:customStyle="1" w:styleId="Verzeichnis1Zchn">
    <w:name w:val="Verzeichnis 1 Zchn"/>
    <w:basedOn w:val="Absatz-Standardschriftart"/>
    <w:link w:val="Verzeichnis1"/>
    <w:uiPriority w:val="39"/>
    <w:rsid w:val="00CE7B85"/>
    <w:rPr>
      <w:rFonts w:ascii="Raleway" w:hAnsi="Raleway"/>
    </w:rPr>
  </w:style>
  <w:style w:type="character" w:customStyle="1" w:styleId="inhaltZchn">
    <w:name w:val="inhalt Zchn"/>
    <w:basedOn w:val="Verzeichnis1Zchn"/>
    <w:link w:val="inhalt"/>
    <w:rsid w:val="00CE7B85"/>
    <w:rPr>
      <w:rFonts w:ascii="Raleway" w:hAnsi="Raleway"/>
    </w:rPr>
  </w:style>
  <w:style w:type="paragraph" w:customStyle="1" w:styleId="hinweis">
    <w:name w:val="hinweis"/>
    <w:basedOn w:val="Standard"/>
    <w:link w:val="hinweisZchn"/>
    <w:autoRedefine/>
    <w:qFormat/>
    <w:rsid w:val="007A60A3"/>
    <w:pPr>
      <w:tabs>
        <w:tab w:val="left" w:pos="142"/>
        <w:tab w:val="left" w:pos="1276"/>
      </w:tabs>
      <w:spacing w:before="160" w:after="160" w:line="360" w:lineRule="auto"/>
      <w:ind w:left="567"/>
    </w:pPr>
    <w:rPr>
      <w:rFonts w:ascii="Consolas" w:hAnsi="Consolas"/>
      <w:b/>
      <w:bCs/>
      <w:caps/>
      <w:color w:val="2F5496" w:themeColor="accent1" w:themeShade="BF"/>
      <w:sz w:val="22"/>
      <w:szCs w:val="22"/>
    </w:rPr>
  </w:style>
  <w:style w:type="character" w:customStyle="1" w:styleId="hinweisZchn">
    <w:name w:val="hinweis Zchn"/>
    <w:basedOn w:val="Absatz-Standardschriftart"/>
    <w:link w:val="hinweis"/>
    <w:rsid w:val="007A60A3"/>
    <w:rPr>
      <w:rFonts w:ascii="Consolas" w:hAnsi="Consolas"/>
      <w:b/>
      <w:bCs/>
      <w:caps/>
      <w:color w:val="2F5496" w:themeColor="accent1" w:themeShade="BF"/>
      <w:sz w:val="22"/>
      <w:szCs w:val="22"/>
    </w:rPr>
  </w:style>
  <w:style w:type="paragraph" w:styleId="berarbeitung">
    <w:name w:val="Revision"/>
    <w:hidden/>
    <w:uiPriority w:val="99"/>
    <w:semiHidden/>
    <w:rsid w:val="000772C4"/>
    <w:pPr>
      <w:spacing w:after="0" w:line="240" w:lineRule="auto"/>
    </w:pPr>
    <w:rPr>
      <w:rFonts w:ascii="Raleway" w:hAnsi="Raleway"/>
    </w:rPr>
  </w:style>
  <w:style w:type="paragraph" w:customStyle="1" w:styleId="aufzhlung">
    <w:name w:val="aufzählung"/>
    <w:basedOn w:val="Aufzhlungszeichen"/>
    <w:link w:val="aufzhlungZchn"/>
    <w:autoRedefine/>
    <w:qFormat/>
    <w:rsid w:val="006752D2"/>
    <w:pPr>
      <w:numPr>
        <w:numId w:val="0"/>
      </w:numPr>
      <w:tabs>
        <w:tab w:val="left" w:pos="709"/>
        <w:tab w:val="left" w:pos="1701"/>
        <w:tab w:val="left" w:pos="2835"/>
      </w:tabs>
      <w:spacing w:before="160" w:after="160" w:line="278" w:lineRule="auto"/>
      <w:ind w:left="680"/>
      <w:contextualSpacing w:val="0"/>
    </w:pPr>
    <w:rPr>
      <w:color w:val="2F5496" w:themeColor="accent1" w:themeShade="BF"/>
    </w:rPr>
  </w:style>
  <w:style w:type="paragraph" w:styleId="Aufzhlungszeichen">
    <w:name w:val="List Bullet"/>
    <w:basedOn w:val="Standard"/>
    <w:link w:val="AufzhlungszeichenZchn"/>
    <w:uiPriority w:val="99"/>
    <w:semiHidden/>
    <w:unhideWhenUsed/>
    <w:rsid w:val="006752D2"/>
    <w:pPr>
      <w:numPr>
        <w:numId w:val="242"/>
      </w:numPr>
      <w:contextualSpacing/>
    </w:pPr>
  </w:style>
  <w:style w:type="character" w:customStyle="1" w:styleId="AufzhlungszeichenZchn">
    <w:name w:val="Aufzählungszeichen Zchn"/>
    <w:basedOn w:val="Absatz-Standardschriftart"/>
    <w:link w:val="Aufzhlungszeichen"/>
    <w:uiPriority w:val="99"/>
    <w:semiHidden/>
    <w:rsid w:val="006752D2"/>
    <w:rPr>
      <w:rFonts w:ascii="Raleway" w:hAnsi="Raleway"/>
    </w:rPr>
  </w:style>
  <w:style w:type="character" w:customStyle="1" w:styleId="aufzhlungZchn">
    <w:name w:val="aufzählung Zchn"/>
    <w:basedOn w:val="AufzhlungszeichenZchn"/>
    <w:link w:val="aufzhlung"/>
    <w:rsid w:val="006752D2"/>
    <w:rPr>
      <w:rFonts w:ascii="Raleway" w:hAnsi="Raleway"/>
      <w:color w:val="2F5496" w:themeColor="accent1" w:themeShade="BF"/>
    </w:rPr>
  </w:style>
  <w:style w:type="paragraph" w:customStyle="1" w:styleId="warnung">
    <w:name w:val="warnung"/>
    <w:basedOn w:val="info"/>
    <w:link w:val="warnungZchn"/>
    <w:autoRedefine/>
    <w:qFormat/>
    <w:rsid w:val="004F6C77"/>
    <w:pPr>
      <w:ind w:left="284"/>
    </w:pPr>
    <w:rPr>
      <w:color w:val="C45911" w:themeColor="accent2" w:themeShade="BF"/>
      <w:sz w:val="22"/>
      <w:u w:val="single"/>
    </w:rPr>
  </w:style>
  <w:style w:type="character" w:customStyle="1" w:styleId="warnungZchn">
    <w:name w:val="warnung Zchn"/>
    <w:basedOn w:val="infoZchn"/>
    <w:link w:val="warnung"/>
    <w:rsid w:val="004F6C77"/>
    <w:rPr>
      <w:rFonts w:ascii="Raleway" w:hAnsi="Raleway" w:cs="Times New Roman"/>
      <w:b/>
      <w:bCs/>
      <w:i/>
      <w:color w:val="C45911" w:themeColor="accent2" w:themeShade="BF"/>
      <w:sz w:val="22"/>
      <w:u w:val="single"/>
      <w14:numForm w14:val="lining"/>
      <w14:numSpacing w14:val="proportional"/>
    </w:rPr>
  </w:style>
  <w:style w:type="paragraph" w:customStyle="1" w:styleId="4bers">
    <w:name w:val="4 Übers"/>
    <w:basedOn w:val="berschrift4"/>
    <w:link w:val="4bersZchn"/>
    <w:autoRedefine/>
    <w:qFormat/>
    <w:rsid w:val="00F154C0"/>
    <w:pPr>
      <w:ind w:left="0"/>
    </w:pPr>
    <w:rPr>
      <w:b w:val="0"/>
      <w:i/>
      <w:color w:val="44546A" w:themeColor="text2"/>
      <w:sz w:val="24"/>
    </w:rPr>
  </w:style>
  <w:style w:type="character" w:customStyle="1" w:styleId="4bersZchn">
    <w:name w:val="4 Übers Zchn"/>
    <w:basedOn w:val="berschrift4Zchn"/>
    <w:link w:val="4bers"/>
    <w:rsid w:val="00F154C0"/>
    <w:rPr>
      <w:rFonts w:ascii="Raleway" w:eastAsiaTheme="majorEastAsia" w:hAnsi="Raleway" w:cstheme="majorBidi"/>
      <w:b w:val="0"/>
      <w:i/>
      <w:iCs/>
      <w:color w:val="44546A" w:themeColor="text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info@nurovelle.de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5BA1F7-BA1B-4D71-B00D-44E6C6561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139</Pages>
  <Words>11995</Words>
  <Characters>75575</Characters>
  <Application>Microsoft Office Word</Application>
  <DocSecurity>0</DocSecurity>
  <Lines>629</Lines>
  <Paragraphs>174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Nurovelle</Company>
  <LinksUpToDate>false</LinksUpToDate>
  <CharactersWithSpaces>87396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24</cp:revision>
  <cp:lastPrinted>2026-06-19T13:12:00Z</cp:lastPrinted>
  <dcterms:created xsi:type="dcterms:W3CDTF">2026-06-10T16:45:00Z</dcterms:created>
  <dcterms:modified xsi:type="dcterms:W3CDTF">2026-06-19T13:14:00Z</dcterms:modified>
</cp:coreProperties>
</file>